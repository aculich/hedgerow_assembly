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E3229C" w14:textId="77777777" w:rsidR="00411798" w:rsidRDefault="001671A2">
      <w:pPr>
        <w:pStyle w:val="Title"/>
      </w:pPr>
      <w:r>
        <w:t>The temporal assembly of plant-pollinator networks following restoration</w:t>
      </w:r>
    </w:p>
    <w:p w14:paraId="06B38FB8" w14:textId="77777777" w:rsidR="00411798" w:rsidRDefault="001671A2">
      <w:pPr>
        <w:pStyle w:val="Author"/>
      </w:pPr>
      <w:r>
        <w:t>Lauren C. Ponisio</w:t>
      </w:r>
      <m:oMath>
        <m:sSup>
          <m:sSupPr>
            <m:ctrlPr>
              <w:rPr>
                <w:rFonts w:ascii="Cambria Math" w:hAnsi="Cambria Math"/>
              </w:rPr>
            </m:ctrlPr>
          </m:sSupPr>
          <m:e/>
          <m:sup>
            <m:r>
              <m:rPr>
                <m:sty m:val="p"/>
              </m:rPr>
              <w:rPr>
                <w:rFonts w:ascii="Cambria Math" w:hAnsi="Cambria Math"/>
              </w:rPr>
              <m:t>1,2</m:t>
            </m:r>
          </m:sup>
        </m:sSup>
      </m:oMath>
      <w:r>
        <w:t>, Marilia P. Gaiarsa</w:t>
      </w:r>
      <m:oMath>
        <m:sSup>
          <m:sSupPr>
            <m:ctrlPr>
              <w:rPr>
                <w:rFonts w:ascii="Cambria Math" w:hAnsi="Cambria Math"/>
              </w:rPr>
            </m:ctrlPr>
          </m:sSupPr>
          <m:e/>
          <m:sup>
            <m:r>
              <m:rPr>
                <m:sty m:val="p"/>
              </m:rPr>
              <w:rPr>
                <w:rFonts w:ascii="Cambria Math" w:hAnsi="Cambria Math"/>
              </w:rPr>
              <m:t>3</m:t>
            </m:r>
          </m:sup>
        </m:sSup>
      </m:oMath>
      <w:r>
        <w:t>, Claire Kremen</w:t>
      </w:r>
      <m:oMath>
        <m:sSup>
          <m:sSupPr>
            <m:ctrlPr>
              <w:rPr>
                <w:rFonts w:ascii="Cambria Math" w:hAnsi="Cambria Math"/>
              </w:rPr>
            </m:ctrlPr>
          </m:sSupPr>
          <m:e/>
          <m:sup>
            <m:r>
              <m:rPr>
                <m:sty m:val="p"/>
              </m:rPr>
              <w:rPr>
                <w:rFonts w:ascii="Cambria Math" w:hAnsi="Cambria Math"/>
              </w:rPr>
              <m:t>1</m:t>
            </m:r>
          </m:sup>
        </m:sSup>
      </m:oMath>
    </w:p>
    <w:p w14:paraId="319D3F8A" w14:textId="77777777" w:rsidR="00411798" w:rsidRDefault="001671A2">
      <w:r>
        <w:t xml:space="preserve">The ability of communities to maintain function in the face of species extinction is related to the structure of networks. Understanding network structure and how it relates to network assembly, therefore, is a priority for </w:t>
      </w:r>
      <w:commentRangeStart w:id="0"/>
      <w:r>
        <w:t xml:space="preserve">system-level </w:t>
      </w:r>
      <w:commentRangeEnd w:id="0"/>
      <w:r w:rsidR="004540CE">
        <w:rPr>
          <w:rStyle w:val="CommentReference"/>
        </w:rPr>
        <w:commentReference w:id="0"/>
      </w:r>
      <w:r>
        <w:t>conservation biolog</w:t>
      </w:r>
      <w:r>
        <w:t xml:space="preserve">y. Using a long-term data set comprising nearly 20,000 </w:t>
      </w:r>
      <w:r>
        <w:t>pollinator visitation records, we explore the assembly of plant-pollinator communities at native plant restorations in the Central Valley of California. Across years, species are highly dynamic in thei</w:t>
      </w:r>
      <w:r>
        <w:t xml:space="preserve">r network position, causing </w:t>
      </w:r>
      <w:ins w:id="1" w:author="Claire Kremen" w:date="2016-10-25T17:00:00Z">
        <w:r w:rsidR="004540CE">
          <w:t xml:space="preserve">community </w:t>
        </w:r>
      </w:ins>
      <w:r>
        <w:t xml:space="preserve">assembly to be punctuated by </w:t>
      </w:r>
      <w:commentRangeStart w:id="2"/>
      <w:r>
        <w:t xml:space="preserve">significant </w:t>
      </w:r>
      <w:commentRangeEnd w:id="2"/>
      <w:r w:rsidR="004540CE">
        <w:rPr>
          <w:rStyle w:val="CommentReference"/>
        </w:rPr>
        <w:commentReference w:id="2"/>
      </w:r>
      <w:r>
        <w:t xml:space="preserve">reorganizations of interactions. In contrast, the non-assembling networks did not restructure as frequently. Across all communities, </w:t>
      </w:r>
      <w:ins w:id="3" w:author="Claire Kremen" w:date="2016-10-25T17:00:00Z">
        <w:r w:rsidR="004540CE">
          <w:t>p</w:t>
        </w:r>
      </w:ins>
      <w:del w:id="4" w:author="Claire Kremen" w:date="2016-10-25T17:00:00Z">
        <w:r w:rsidDel="004540CE">
          <w:delText>P</w:delText>
        </w:r>
      </w:del>
      <w:r>
        <w:t>ollinator species were opportunistic in the flowers t</w:t>
      </w:r>
      <w:r>
        <w:t xml:space="preserve">hey visited. </w:t>
      </w:r>
      <w:del w:id="5" w:author="Claire Kremen" w:date="2016-10-25T17:01:00Z">
        <w:r w:rsidDel="004540CE">
          <w:delText>Indeed, the</w:delText>
        </w:r>
      </w:del>
      <w:ins w:id="6" w:author="Claire Kremen" w:date="2016-10-25T17:01:00Z">
        <w:r w:rsidR="004540CE">
          <w:t>The</w:t>
        </w:r>
      </w:ins>
      <w:r>
        <w:t xml:space="preserve"> most persistent and generalized species were also the most variable in their network positions. High species and interaction turnover was ubiquitous across assembling and non-assembling communities, though unique interactions turn</w:t>
      </w:r>
      <w:ins w:id="7" w:author="Claire Kremen" w:date="2016-10-25T17:02:00Z">
        <w:r w:rsidR="00B83A3E">
          <w:t xml:space="preserve">ed </w:t>
        </w:r>
      </w:ins>
      <w:r>
        <w:t>o</w:t>
      </w:r>
      <w:r>
        <w:t>ver at higher rates in assembling hedgerows as the networks continually reorganize</w:t>
      </w:r>
      <w:ins w:id="8" w:author="Claire Kremen" w:date="2016-10-25T17:03:00Z">
        <w:r w:rsidR="00B83A3E">
          <w:t>d</w:t>
        </w:r>
      </w:ins>
      <w:r>
        <w:t>. Nestedness of assembling networks also increased through time, but there was no increase in robustness to simulated plant extinctions. The sensitivity of networks to cascad</w:t>
      </w:r>
      <w:r>
        <w:t xml:space="preserve">ing perturbations, however, increased as the communities assembled, at least partially due to accumulating species richness. We elucidate some of the mechanisms underlying plant-pollinator network assembly and restoration, while providing further evidence </w:t>
      </w:r>
      <w:r>
        <w:t>that hedgerows are a valuable tool for promoting species conservation and ecosystem</w:t>
      </w:r>
      <w:ins w:id="9" w:author="Claire Kremen" w:date="2016-10-25T17:04:00Z">
        <w:r w:rsidR="00DC6C74">
          <w:t xml:space="preserve"> service?</w:t>
        </w:r>
      </w:ins>
      <w:r>
        <w:t xml:space="preserve"> provision in agricultural areas.</w:t>
      </w:r>
    </w:p>
    <w:p w14:paraId="789B65B9" w14:textId="77777777" w:rsidR="00411798" w:rsidRDefault="001671A2">
      <w:pPr>
        <w:pStyle w:val="Heading1"/>
      </w:pPr>
      <w:bookmarkStart w:id="10" w:name="sec:introduction"/>
      <w:bookmarkEnd w:id="10"/>
      <w:r>
        <w:t>Introduction</w:t>
      </w:r>
    </w:p>
    <w:p w14:paraId="7C9A6D2E" w14:textId="77777777" w:rsidR="00411798" w:rsidRDefault="001671A2">
      <w:r>
        <w:t xml:space="preserve">Global change has created a severe biodiversity crisis, and as species are lost, so are their interactions (Dunn et al. 2009; </w:t>
      </w:r>
      <w:r>
        <w:t>Barnosky et al. 2011). Because mutualistic interactions are essential for maintaining the diversity</w:t>
      </w:r>
      <w:ins w:id="11" w:author="Claire Kremen" w:date="2016-10-25T17:04:00Z">
        <w:r w:rsidR="00DC6C74">
          <w:t xml:space="preserve"> of</w:t>
        </w:r>
      </w:ins>
      <w:r>
        <w:t xml:space="preserve"> their component guilds</w:t>
      </w:r>
      <w:r>
        <w:t>, these systems are particularly at risk from coextinction cascades. The nature of these cascades will depend on the interaction patte</w:t>
      </w:r>
      <w:r>
        <w:t xml:space="preserve">rns within a community (Memmott, Waser, and Price 2004; Rezende et al. 2007; Bascompte and Stouffer 2009; Thébault and Fontaine 2010). To safeguard </w:t>
      </w:r>
      <w:ins w:id="12" w:author="Claire Kremen" w:date="2016-10-25T17:06:00Z">
        <w:r w:rsidR="00DC6C74">
          <w:t xml:space="preserve">ecological </w:t>
        </w:r>
      </w:ins>
      <w:proofErr w:type="gramStart"/>
      <w:r>
        <w:t>function</w:t>
      </w:r>
      <w:proofErr w:type="gramEnd"/>
      <w:r>
        <w:t xml:space="preserve"> it has become increasingly imperative to aid the recovery of lost </w:t>
      </w:r>
      <w:del w:id="13" w:author="Claire Kremen" w:date="2016-10-25T17:06:00Z">
        <w:r w:rsidDel="00DC6C74">
          <w:delText xml:space="preserve">biodiversity and </w:delText>
        </w:r>
      </w:del>
      <w:r>
        <w:t>interactions</w:t>
      </w:r>
      <w:ins w:id="14" w:author="Claire Kremen" w:date="2016-10-25T17:06:00Z">
        <w:r w:rsidR="00DC6C74">
          <w:t xml:space="preserve"> and component biodiversity</w:t>
        </w:r>
      </w:ins>
      <w:r>
        <w:t xml:space="preserve"> thr</w:t>
      </w:r>
      <w:r>
        <w:t xml:space="preserve">ough ecological restoration, and a key restoration aim is to facilitate assembly of robust interaction networks (Menz et al. 2010). We know little, however, about how to re-assemble interacting communities through restoration, or the process of ecological </w:t>
      </w:r>
      <w:r>
        <w:t>network assembly more generally.</w:t>
      </w:r>
    </w:p>
    <w:p w14:paraId="4B5B6B08" w14:textId="77777777" w:rsidR="00005FDD" w:rsidRDefault="001671A2">
      <w:pPr>
        <w:rPr>
          <w:ins w:id="15" w:author="Claire Kremen" w:date="2016-10-25T17:11:00Z"/>
        </w:rPr>
      </w:pPr>
      <w:r>
        <w:t xml:space="preserve">Preferential attachment, the most widely explored mechanism of network assembly, (Barabási and Albert 1999), predicts that species entering a network are more likely to interact with species that are already well-connected </w:t>
      </w:r>
      <w:r>
        <w:t xml:space="preserve">(”the rich-get-richer” principle, </w:t>
      </w:r>
      <w:r>
        <w:lastRenderedPageBreak/>
        <w:t xml:space="preserve">Barabási and Albert 1999). In pollination systems — a particularly ubiquitous mutualism (Ollerton, Winfree, and Tarrant 2011; Klein et al. 2007) — some studies have found support for this assembly mechanism. </w:t>
      </w:r>
      <w:commentRangeStart w:id="16"/>
      <w:r>
        <w:t xml:space="preserve">Investigating </w:t>
      </w:r>
      <w:r>
        <w:t xml:space="preserve">the day-to-day, temporal assembly of a plant-pollinator network within a season, Olesen et al. (2008) found that </w:t>
      </w:r>
      <w:proofErr w:type="spellStart"/>
      <w:ins w:id="17" w:author="Claire Kremen" w:date="2016-10-25T17:07:00Z">
        <w:r w:rsidR="00DC6C74">
          <w:t>phenologically</w:t>
        </w:r>
        <w:proofErr w:type="spellEnd"/>
        <w:r w:rsidR="00DC6C74">
          <w:t xml:space="preserve">? </w:t>
        </w:r>
      </w:ins>
      <w:r>
        <w:t>new species tended to interact with already well-connected species, potentially because these species are either more abundant or more temporal</w:t>
      </w:r>
      <w:r>
        <w:t xml:space="preserve">ly persistent. </w:t>
      </w:r>
      <w:commentRangeEnd w:id="16"/>
      <w:r w:rsidR="00DC6C74">
        <w:rPr>
          <w:rStyle w:val="CommentReference"/>
        </w:rPr>
        <w:commentReference w:id="16"/>
      </w:r>
      <w:r>
        <w:t xml:space="preserve">In addition, using a space-for-time substitution to study primary succession along a glacier foreland, Albrecht, Riesen, and Schmid (2010) also found some evidence that assembly occurred through preferential attachment. </w:t>
      </w:r>
      <w:ins w:id="18" w:author="Claire Kremen" w:date="2016-10-25T17:10:00Z">
        <w:r w:rsidR="00005FDD">
          <w:t xml:space="preserve">  Specifically, n</w:t>
        </w:r>
      </w:ins>
      <w:del w:id="19" w:author="Claire Kremen" w:date="2016-10-25T17:10:00Z">
        <w:r w:rsidDel="00005FDD">
          <w:delText>N</w:delText>
        </w:r>
      </w:del>
      <w:r>
        <w:t xml:space="preserve">etwork </w:t>
      </w:r>
      <w:proofErr w:type="spellStart"/>
      <w:r>
        <w:t>nestedness</w:t>
      </w:r>
      <w:proofErr w:type="spellEnd"/>
      <w:ins w:id="20" w:author="Claire Kremen" w:date="2016-10-25T17:09:00Z">
        <w:r w:rsidR="00632B05">
          <w:t xml:space="preserve"> (</w:t>
        </w:r>
        <w:proofErr w:type="spellStart"/>
        <w:r w:rsidR="00632B05">
          <w:t>i.e</w:t>
        </w:r>
        <w:proofErr w:type="spellEnd"/>
        <w:r w:rsidR="00632B05">
          <w:t xml:space="preserve">, a core group of generalists </w:t>
        </w:r>
      </w:ins>
      <w:del w:id="21" w:author="Claire Kremen" w:date="2016-10-25T17:09:00Z">
        <w:r w:rsidDel="00632B05">
          <w:delText>,</w:delText>
        </w:r>
        <w:r w:rsidDel="00632B05">
          <w:delText xml:space="preserve"> </w:delText>
        </w:r>
      </w:del>
      <w:del w:id="22" w:author="Claire Kremen" w:date="2016-10-25T17:10:00Z">
        <w:r w:rsidDel="00632B05">
          <w:delText>a</w:delText>
        </w:r>
        <w:r w:rsidDel="00632B05">
          <w:delText xml:space="preserve"> pattern of interactions where a core formed by generalist species that interact</w:delText>
        </w:r>
      </w:del>
      <w:ins w:id="23" w:author="Claire Kremen" w:date="2016-10-25T17:10:00Z">
        <w:r w:rsidR="00632B05">
          <w:t>interacts</w:t>
        </w:r>
      </w:ins>
      <w:r>
        <w:t xml:space="preserve"> with both specialist and generalist species</w:t>
      </w:r>
      <w:ins w:id="24" w:author="Claire Kremen" w:date="2016-10-25T17:10:00Z">
        <w:r w:rsidR="00632B05">
          <w:t>)</w:t>
        </w:r>
      </w:ins>
      <w:del w:id="25" w:author="Claire Kremen" w:date="2016-10-25T17:10:00Z">
        <w:r w:rsidDel="00632B05">
          <w:delText>,</w:delText>
        </w:r>
      </w:del>
      <w:r>
        <w:t xml:space="preserve"> increased as the community aged </w:t>
      </w:r>
      <w:r>
        <w:t xml:space="preserve">(Albrecht, </w:t>
      </w:r>
      <w:proofErr w:type="spellStart"/>
      <w:r>
        <w:t>Riesen</w:t>
      </w:r>
      <w:proofErr w:type="spellEnd"/>
      <w:r>
        <w:t xml:space="preserve">, and </w:t>
      </w:r>
      <w:proofErr w:type="spellStart"/>
      <w:r>
        <w:t>Schmid</w:t>
      </w:r>
      <w:proofErr w:type="spellEnd"/>
      <w:r>
        <w:t xml:space="preserve"> 2010). </w:t>
      </w:r>
      <w:del w:id="26" w:author="Claire Kremen" w:date="2016-10-25T17:11:00Z">
        <w:r w:rsidDel="00005FDD">
          <w:delText>Thus, an</w:delText>
        </w:r>
      </w:del>
      <w:ins w:id="27" w:author="Claire Kremen" w:date="2016-10-25T17:11:00Z">
        <w:r w:rsidR="00005FDD">
          <w:t xml:space="preserve"> An</w:t>
        </w:r>
      </w:ins>
      <w:r>
        <w:t xml:space="preserve"> increase in nestedness could result from </w:t>
      </w:r>
      <w:ins w:id="28" w:author="Claire Kremen" w:date="2016-10-25T17:11:00Z">
        <w:r w:rsidR="00005FDD">
          <w:t xml:space="preserve">the </w:t>
        </w:r>
      </w:ins>
      <w:r>
        <w:t>preferentia</w:t>
      </w:r>
      <w:r>
        <w:t xml:space="preserve">l attachment process where specialist species attach to the well-connected, generalist core. </w:t>
      </w:r>
    </w:p>
    <w:p w14:paraId="0D25EC59" w14:textId="77777777" w:rsidR="00411798" w:rsidRDefault="001671A2">
      <w:r>
        <w:t xml:space="preserve">In contrast to the </w:t>
      </w:r>
      <w:commentRangeStart w:id="29"/>
      <w:r>
        <w:t xml:space="preserve">network </w:t>
      </w:r>
      <w:commentRangeEnd w:id="29"/>
      <w:r w:rsidR="00005FDD">
        <w:rPr>
          <w:rStyle w:val="CommentReference"/>
        </w:rPr>
        <w:commentReference w:id="29"/>
      </w:r>
      <w:r>
        <w:t>build-up described by preferential attachment, significant reorganizations of interactions can punctuate assembly (Peel and Clauset 2014</w:t>
      </w:r>
      <w:r>
        <w:t xml:space="preserve">). Such significant reorganizations of interactions, or network changing points, are observed in social networks </w:t>
      </w:r>
      <w:del w:id="30" w:author="Claire Kremen" w:date="2016-10-25T17:12:00Z">
        <w:r w:rsidDel="00005FDD">
          <w:delText xml:space="preserve">responding </w:delText>
        </w:r>
      </w:del>
      <w:ins w:id="31" w:author="Claire Kremen" w:date="2016-10-25T17:12:00Z">
        <w:r w:rsidR="00005FDD">
          <w:t>that respond</w:t>
        </w:r>
        <w:r w:rsidR="00005FDD">
          <w:t xml:space="preserve"> </w:t>
        </w:r>
      </w:ins>
      <w:commentRangeStart w:id="32"/>
      <w:r>
        <w:t xml:space="preserve">to abrupt shifts in the behavior of interactors </w:t>
      </w:r>
      <w:commentRangeEnd w:id="32"/>
      <w:r w:rsidR="00005FDD">
        <w:rPr>
          <w:rStyle w:val="CommentReference"/>
        </w:rPr>
        <w:commentReference w:id="32"/>
      </w:r>
      <w:r>
        <w:t xml:space="preserve">(Peel and </w:t>
      </w:r>
      <w:proofErr w:type="spellStart"/>
      <w:r>
        <w:t>Clauset</w:t>
      </w:r>
      <w:proofErr w:type="spellEnd"/>
      <w:r>
        <w:t xml:space="preserve"> 2014). In ecological communities, such shifts may occur if, as new</w:t>
      </w:r>
      <w:r>
        <w:t xml:space="preserve"> species colonize, resident species change their interaction partners to optimize their foraging effort. In plant-pollinator communities, theory predicts </w:t>
      </w:r>
      <w:ins w:id="33" w:author="Claire Kremen" w:date="2016-10-25T17:13:00Z">
        <w:r w:rsidR="00005FDD">
          <w:t xml:space="preserve">that </w:t>
        </w:r>
      </w:ins>
      <w:r>
        <w:t>pollinators optimize their use of floral resources to reduce interspecific competition and improve res</w:t>
      </w:r>
      <w:r>
        <w:t xml:space="preserve">ource-use efficiency (Pyke 1984; Valdovinos et al. 2010; Valdovinos et al. 2013; Albrecht, Riesen, and Schmid 2010; Blüthgen et al. 2007). No studies, however, have examined whether </w:t>
      </w:r>
      <w:ins w:id="34" w:author="Claire Kremen" w:date="2016-10-25T17:13:00Z">
        <w:r w:rsidR="00005FDD">
          <w:t xml:space="preserve">network </w:t>
        </w:r>
      </w:ins>
      <w:r>
        <w:t>changing points occur during ecological network assembly, and how these ch</w:t>
      </w:r>
      <w:r>
        <w:t>anges relate to the species behavior.</w:t>
      </w:r>
    </w:p>
    <w:p w14:paraId="02E8CF07" w14:textId="59F22FD7" w:rsidR="00411798" w:rsidRDefault="001671A2">
      <w:r>
        <w:t>Understanding network assembly is particularly relevant to ecological restoration</w:t>
      </w:r>
      <w:commentRangeStart w:id="35"/>
      <w:r>
        <w:t xml:space="preserve">, which is essentially ’applied succession’ (e.g., Parker 1997). </w:t>
      </w:r>
      <w:commentRangeEnd w:id="35"/>
      <w:r w:rsidR="00005FDD">
        <w:rPr>
          <w:rStyle w:val="CommentReference"/>
        </w:rPr>
        <w:commentReference w:id="35"/>
      </w:r>
      <w:r>
        <w:t>In pollination systems, the time since an area was restored has been sho</w:t>
      </w:r>
      <w:r>
        <w:t xml:space="preserve">wn to affect the structure of networks (Forup et al. 2008; Devoto et al. 2012), suggesting interactions are changing as the community develops. Understanding the mechanisms of network assembly will help to guide community restoration. </w:t>
      </w:r>
      <w:commentRangeStart w:id="36"/>
      <w:r>
        <w:t xml:space="preserve">Facilitating network </w:t>
      </w:r>
      <w:r>
        <w:t>restoration is especially imperative in areas where species interactions provide essential ecosystem services, such as crop pollination. In intensively managed agricultural landscapes, the demand for pollination services is the greatest (Kremen 2008). Howe</w:t>
      </w:r>
      <w:r>
        <w:t xml:space="preserve">ver, honey bees, managed extensively around the world to provide crop pollination, are in global decline (Neumann and Carreck 2010; Engelsdorp et al. 2009). In addition, native pollinators, which are capable of providing sufficient crop pollination </w:t>
      </w:r>
      <w:ins w:id="37" w:author="Claire Kremen" w:date="2016-10-25T17:16:00Z">
        <w:r w:rsidR="006A4FD1">
          <w:t xml:space="preserve">for crops under some conditions </w:t>
        </w:r>
      </w:ins>
      <w:r>
        <w:t>(Kremen</w:t>
      </w:r>
      <w:r>
        <w:t>, Williams, and Thorp 2002; Winfree et al. 2007</w:t>
      </w:r>
      <w:r w:rsidRPr="00F62A92">
        <w:rPr>
          <w:highlight w:val="yellow"/>
          <w:rPrChange w:id="38" w:author="Claire Kremen" w:date="2016-10-25T17:18:00Z">
            <w:rPr/>
          </w:rPrChange>
        </w:rPr>
        <w:t>;</w:t>
      </w:r>
      <w:del w:id="39" w:author="Claire Kremen" w:date="2016-10-25T17:16:00Z">
        <w:r w:rsidRPr="00F62A92" w:rsidDel="006A4FD1">
          <w:rPr>
            <w:highlight w:val="yellow"/>
            <w:rPrChange w:id="40" w:author="Claire Kremen" w:date="2016-10-25T17:18:00Z">
              <w:rPr/>
            </w:rPrChange>
          </w:rPr>
          <w:delText xml:space="preserve"> </w:delText>
        </w:r>
      </w:del>
      <w:ins w:id="41" w:author="Claire Kremen" w:date="2016-10-25T17:17:00Z">
        <w:r w:rsidR="00F33E44" w:rsidRPr="00F62A92">
          <w:rPr>
            <w:highlight w:val="yellow"/>
            <w:rPrChange w:id="42" w:author="Claire Kremen" w:date="2016-10-25T17:18:00Z">
              <w:rPr/>
            </w:rPrChange>
          </w:rPr>
          <w:fldChar w:fldCharType="begin" w:fldLock="1"/>
        </w:r>
      </w:ins>
      <w:r>
        <w:rPr>
          <w:highlight w:val="yellow"/>
        </w:rPr>
        <w:instrText>ADDIN CSL_CITATION { "citationItems" : [ { "id" : "ITEM-1", "itemData" : { "DOI" : "10.1073/pnas.1517092112", "ISSN" : "0027-8424", "author" : [ { "dropping-particle" : "", "family" : "Rader", "given" : "R.", "non-dropping-particle" : "", "parse-names" : false, "suffix" : "" }, { "dropping-particle" : "", "family" : "Batomeus", "given" : "I.", "non-dropping-particle" : "", "parse-names" : false, "suffix" : "" }, { "dropping-particle" : "", "family" : "Garibaldi", "given" : "L.", "non-dropping-particle" : "", "parse-names" : false, "suffix" : "" }, { "dropping-particle" : "", "family" : "Garratt", "given" : "M.P.D.", "non-dropping-particle" : "", "parse-names" : false, "suffix" : "" }, { "dropping-particle" : "", "family" : "Howlett", "given" : "B.", "non-dropping-particle" : "", "parse-names" : false, "suffix" : "" }, { "dropping-particle" : "", "family" : "Cunningham", "given" : "S.A.", "non-dropping-particle" : "", "parse-names" : false, "suffix" : "" }, { "dropping-particle" : "", "family" : "Mayfield", "given" : "M.M.", "non-dropping-particle" : "", "parse-names" : false, "suffix" : "" }, { "dropping-particle" : "", "family" : "Arthur", "given" : "A.D.", "non-dropping-particle" : "", "parse-names" : false, "suffix" : "" }, { "dropping-particle" : "", "family" : "Andersson", "given" : "G.K.S.", "non-dropping-particle" : "", "parse-names" : false, "suffix" : "" }, { "dropping-particle" : "", "family" : "Blanche", "given" : "R.", "non-dropping-particle" : "", "parse-names" : false, "suffix" : "" }, { "dropping-particle" : "", "family" : "Bommarco", "given" : "R.", "non-dropping-particle" : "", "parse-names" : false, "suffix" : "" }, { "dropping-particle" : "", "family" : "Brittain", "given" : "C.", "non-dropping-particle" : "", "parse-names" : false, "suffix" : "" }, { "dropping-particle" : "", "family" : "Carvalheiro", "given" : "L.G.", "non-dropping-particle" : "", "parse-names" : false, "suffix" : "" }, { "dropping-particle" : "", "family" : "Chacoff", "given" : "N.P", "non-dropping-particle" : "", "parse-names" : false, "suffix" : "" }, { "dropping-particle" : "", "family" : "Entling", "given" : "M.H.", "non-dropping-particle" : "", "parse-names" : false, "suffix" : "" }, { "dropping-particle" : "", "family" : "Foully", "given" : "B.", "non-dropping-particle" : "", "parse-names" : false, "suffix" : "" }, { "dropping-particle" : "", "family" : "Freitas", "given" : "B.M.", "non-dropping-particle" : "", "parse-names" : false, "suffix" : "" }, { "dropping-particle" : "", "family" : "Gemmill-Herren", "given" : "B.", "non-dropping-particle" : "", "parse-names" : false, "suffix" : "" }, { "dropping-particle" : "", "family" : "Ghazoul", "given" : "J.", "non-dropping-particle" : "", "parse-names" : false, "suffix" : "" }, { "dropping-particle" : "", "family" : "Griffin", "given" : "S.", "non-dropping-particle" : "", "parse-names" : false, "suffix" : "" }, { "dropping-particle" : "", "family" : "Gross", "given" : "C.L.", "non-dropping-particle" : "", "parse-names" : false, "suffix" : "" }, { "dropping-particle" : "", "family" : "Herbertsson", "given" : "L.", "non-dropping-particle" : "", "parse-names" : false, "suffix" : "" }, { "dropping-particle" : "", "family" : "Herzog", "given" : "F.", "non-dropping-particle" : "", "parse-names" : false, "suffix" : "" }, { "dropping-particle" : "", "family" : "Hip\u00f3lito", "given" : "J.", "non-dropping-particle" : "", "parse-names" : false, "suffix" : "" }, { "dropping-particle" : "", "family" : "Jaggar", "given" : "S.", "non-dropping-particle" : "", "parse-names" : false, "suffix" : "" }, { "dropping-particle" : "", "family" : "Jauker", "given" : "F.", "non-dropping-particle" : "", "parse-names" : false, "suffix" : "" }, { "dropping-particle" : "", "family" : "Klein", "given" : "A.M.", "non-dropping-particle" : "", "parse-names" : false, "suffix" : "" }, { "dropping-particle" : "", "family" : "Kleijn", "given" : "D.", "non-dropping-particle" : "", "parse-names" : false, "suffix" : "" }, { "dropping-particle" : "", "family" : "Krishnan", "given" : "S.", "non-dropping-particle" : "", "parse-names" : false, "suffix" : "" }, { "dropping-particle" : "", "family" : "Queiroz Lemos", "given" : "C.", "non-dropping-particle" : "", "parse-names" : false, "suffix" : "" }, { "dropping-particle" : "", "family" : "Lindstr\u00f6m", "given" : "S.A.M.", "non-dropping-particle" : "", "parse-names" : false, "suffix" : "" }, { "dropping-particle" : "", "family" : "Mandelik", "given" : "Y.", "non-dropping-particle" : "", "parse-names" : false, "suffix" : "" }, { "dropping-particle" : "", "family" : "Magalh\u00e3es Monteiro", "given" : "V.", "non-dropping-particle" : "", "parse-names" : false, "suffix" : "" }, { "dropping-particle" : "", "family" : "Nelson", "given" : "W.", "non-dropping-particle" : "", "parse-names" : false, "suffix" : "" }, { "dropping-particle" : "", "family" : "Nilsson", "given" : "L.", "non-dropping-particle" : "", "parse-names" : false, "suffix" : "" }, { "dropping-particle" : "", "family" : "Pattemore", "given" : "D.", "non-dropping-particle" : "", "parse-names" : false, "suffix" : "" }, { "dropping-particle" : "", "family" : "Oliveira", "given" : "N.", "non-dropping-particle" : "de", "parse-names" : false, "suffix" : "" }, { "dropping-particle" : "", "family" : "Pisanty", "given" : "G.", "non-dropping-particle" : "", "parse-names" : false, "suffix" : "" }, { "dropping-particle" : "", "family" : "Potts", "given" : "S.G.", "non-dropping-particle" : "", "parse-names" : false, "suffix" : "" }, { "dropping-particle" : "", "family" : "Reemer", "given" : "M.", "non-dropping-particle" : "", "parse-names" : false, "suffix" : "" }, { "dropping-particle" : "", "family" : "Rundl\u00f6f", "given" : "M.", "non-dropping-particle" : "", "parse-names" : false, "suffix" : "" }, { "dropping-particle" : "", "family" : "Sheffield", "given" : "C.S.", "non-dropping-particle" : "", "parse-names" : false, "suffix" : "" }, { "dropping-particle" : "", "family" : "Scheper", "given" : "J.", "non-dropping-particle" : "", "parse-names" : false, "suffix" : "" }, { "dropping-particle" : "", "family" : "Sch\u00fcepp", "given" : "C.", "non-dropping-particle" : "", "parse-names" : false, "suffix" : "" }, { "dropping-particle" : "", "family" : "Taki", "given" : "H.", "non-dropping-particle" : "", "parse-names" : false, "suffix" : "" }, { "dropping-particle" : "", "family" : "Vergara", "given" : "C.H.", "non-dropping-particle" : "", "parse-names" : false, "suffix" : "" }, { "dropping-particle" : "", "family" : "Viana", "given" : "B.F.", "non-dropping-particle" : "", "parse-names" : false, "suffix" : "" }, { "dropping-particle" : "", "family" : "Woyciechowski", "given" : "M.", "non-dropping-particle" : "", "parse-names" : false, "suffix" : "" }, { "dropping-particle" : "", "family" : "Winfree", "given" : "R.", "non-dropping-particle" : "", "parse-names" : false, "suffix" : "" } ], "container-title" : "Proceedings of the National Academy of Sciences", "id" : "ITEM-1", "issued" : { "date-parts" : [ [ "0" ] ] }, "title" : "Non-bee insects are important contributors to global crop pollination", "type" : "article-journal" }, "uris" : [ "http://www.mendeley.com/documents/?uuid=c243d929-70b7-457d-a12e-756b8b5652e4" ] } ], "mendeley" : { "formattedCitation" : "(Rader &lt;i&gt;et al.&lt;/i&gt;)", "manualFormatting" : "(Rader et al.2015)", "plainTextFormattedCitation" : "(Rader et al.)", "previouslyFormattedCitation" : "(Rader &lt;i&gt;et al.&lt;/i&gt;)" }, "properties" : { "noteIndex" : 0 }, "schema" : "https://github.com/citation-style-language/schema/raw/master/csl-citation.json" }</w:instrText>
      </w:r>
      <w:r w:rsidR="00F33E44" w:rsidRPr="00F62A92">
        <w:rPr>
          <w:highlight w:val="yellow"/>
          <w:rPrChange w:id="43" w:author="Claire Kremen" w:date="2016-10-25T17:18:00Z">
            <w:rPr/>
          </w:rPrChange>
        </w:rPr>
        <w:fldChar w:fldCharType="separate"/>
      </w:r>
      <w:r w:rsidR="00F33E44" w:rsidRPr="00F62A92">
        <w:rPr>
          <w:noProof/>
          <w:highlight w:val="yellow"/>
          <w:rPrChange w:id="44" w:author="Claire Kremen" w:date="2016-10-25T17:18:00Z">
            <w:rPr>
              <w:noProof/>
            </w:rPr>
          </w:rPrChange>
        </w:rPr>
        <w:t xml:space="preserve">(Rader </w:t>
      </w:r>
      <w:r w:rsidR="00F33E44" w:rsidRPr="00F62A92">
        <w:rPr>
          <w:i/>
          <w:noProof/>
          <w:highlight w:val="yellow"/>
          <w:rPrChange w:id="45" w:author="Claire Kremen" w:date="2016-10-25T17:18:00Z">
            <w:rPr>
              <w:i/>
              <w:noProof/>
            </w:rPr>
          </w:rPrChange>
        </w:rPr>
        <w:t>et al.</w:t>
      </w:r>
      <w:ins w:id="46" w:author="Claire Kremen" w:date="2016-10-25T17:18:00Z">
        <w:r w:rsidR="00F62A92" w:rsidRPr="00F62A92">
          <w:rPr>
            <w:i/>
            <w:noProof/>
            <w:highlight w:val="yellow"/>
            <w:rPrChange w:id="47" w:author="Claire Kremen" w:date="2016-10-25T17:18:00Z">
              <w:rPr>
                <w:i/>
                <w:noProof/>
              </w:rPr>
            </w:rPrChange>
          </w:rPr>
          <w:t>2015</w:t>
        </w:r>
      </w:ins>
      <w:r w:rsidR="00F33E44" w:rsidRPr="00F62A92">
        <w:rPr>
          <w:noProof/>
          <w:highlight w:val="yellow"/>
          <w:rPrChange w:id="48" w:author="Claire Kremen" w:date="2016-10-25T17:18:00Z">
            <w:rPr>
              <w:noProof/>
            </w:rPr>
          </w:rPrChange>
        </w:rPr>
        <w:t>)</w:t>
      </w:r>
      <w:ins w:id="49" w:author="Claire Kremen" w:date="2016-10-25T17:17:00Z">
        <w:r w:rsidR="00F33E44" w:rsidRPr="00F62A92">
          <w:rPr>
            <w:highlight w:val="yellow"/>
            <w:rPrChange w:id="50" w:author="Claire Kremen" w:date="2016-10-25T17:18:00Z">
              <w:rPr/>
            </w:rPrChange>
          </w:rPr>
          <w:fldChar w:fldCharType="end"/>
        </w:r>
      </w:ins>
      <w:del w:id="51" w:author="Claire Kremen" w:date="2016-10-25T17:16:00Z">
        <w:r w:rsidDel="006A4FD1">
          <w:delText>Kremen et al. 2004</w:delText>
        </w:r>
      </w:del>
      <w:r>
        <w:t>), are</w:t>
      </w:r>
      <w:ins w:id="52" w:author="Claire Kremen" w:date="2016-10-25T17:16:00Z">
        <w:r w:rsidR="006A4FD1">
          <w:t xml:space="preserve"> often</w:t>
        </w:r>
      </w:ins>
      <w:r>
        <w:t xml:space="preserve"> in short supply because these landscapes make poor habitats for pollinator populations (Kremen, Williams, and Thorp 2002</w:t>
      </w:r>
      <w:ins w:id="53" w:author="Claire Kremen" w:date="2016-10-25T17:17:00Z">
        <w:r w:rsidR="006A4FD1">
          <w:t>,</w:t>
        </w:r>
      </w:ins>
      <w:ins w:id="54" w:author="Claire Kremen" w:date="2016-10-25T17:18:00Z">
        <w:r w:rsidR="00F62A92">
          <w:fldChar w:fldCharType="begin" w:fldLock="1"/>
        </w:r>
      </w:ins>
      <w:r>
        <w:instrText>ADDIN CSL_CITATION { "citationItems" : [ { "id" : "ITEM-1", "itemData" : { "DOI" : "10.1111/j.1461-0248.2011.01669.x", "ISBN" : "1461-0248", "author" : [ { "dropping-particle" : "", "family" : "Garibaldi", "given" : "Lucas A", "non-dropping-particle" : "", "parse-names" : false, "suffix" : "" }, { "dropping-particle" : "", "family" : "Steffan-Dewenter", "given" : "Ingolf", "non-dropping-particle" : "", "parse-names" : false, "suffix" : "" }, { "dropping-particle" : "", "family" : "Kremen", "given" : "Claire", "non-dropping-particle" : "", "parse-names" : false, "suffix" : "" }, { "dropping-particle" : "", "family" : "Morales", "given" : "Juan M", "non-dropping-particle" : "", "parse-names" : false, "suffix" : "" }, { "dropping-particle" : "", "family" : "Bommarco", "given" : "Riccardo", "non-dropping-particle" : "", "parse-names" : false, "suffix" : "" }, { "dropping-particle" : "", "family" : "Cunningham", "given" : "Saul A", "non-dropping-particle" : "", "parse-names" : false, "suffix" : "" }, { "dropping-particle" : "", "family" : "Carvalheiro", "given" : "Lu\u00c3 sa G", "non-dropping-particle" : "", "parse-names" : false, "suffix" : "" }, { "dropping-particle" : "", "family" : "Chacoff", "given" : "Natacha P", "non-dropping-particle" : "", "parse-names" : false, "suffix" : "" }, { "dropping-particle" : "", "family" : "Dudenh\u00c3\u00b6ffer", "given" : "Jan H", "non-dropping-particle" : "", "parse-names" : false, "suffix" : "" }, { "dropping-particle" : "", "family" : "Greenleaf", "given" : "Sarah S", "non-dropping-particle" : "", "parse-names" : false, "suffix" : "" }, { "dropping-particle" : "", "family" : "Holzschuh", "given" : "Andrea", "non-dropping-particle" : "", "parse-names" : false, "suffix" : "" }, { "dropping-particle" : "", "family" : "Isaacs", "given" : "Rufus", "non-dropping-particle" : "", "parse-names" : false, "suffix" : "" }, { "dropping-particle" : "", "family" : "Krewenka", "given" : "Kristin", "non-dropping-particle" : "", "parse-names" : false, "suffix" : "" }, { "dropping-particle" : "", "family" : "Mandelik", "given" : "Yael", "non-dropping-particle" : "", "parse-names" : false, "suffix" : "" }, { "dropping-particle" : "", "family" : "Mayfield", "given" : "Margaret M", "non-dropping-particle" : "", "parse-names" : false, "suffix" : "" }, { "dropping-particle" : "", "family" : "Morandin", "given" : "Lora A", "non-dropping-particle" : "", "parse-names" : false, "suffix" : "" }, { "dropping-particle" : "", "family" : "Potts", "given" : "Simon G", "non-dropping-particle" : "", "parse-names" : false, "suffix" : "" }, { "dropping-particle" : "", "family" : "Ricketts", "given" : "Taylor H", "non-dropping-particle" : "", "parse-names" : false, "suffix" : "" }, { "dropping-particle" : "", "family" : "Szentgy\u00c3\u00b6rgyi", "given" : "Hajnalka", "non-dropping-particle" : "", "parse-names" : false, "suffix" : "" }, { "dropping-particle" : "", "family" : "Viana", "given" : "Blandina F", "non-dropping-particle" : "", "parse-names" : false, "suffix" : "" }, { "dropping-particle" : "", "family" : "Westphal", "given" : "Catrin", "non-dropping-particle" : "", "parse-names" : false, "suffix" : "" }, { "dropping-particle" : "", "family" : "Winfree", "given" : "Rachael", "non-dropping-particle" : "", "parse-names" : false, "suffix" : "" }, { "dropping-particle" : "", "family" : "Klein", "given" : "Alexandra M", "non-dropping-particle" : "", "parse-names" : false, "suffix" : "" } ], "container-title" : "Ecology Letters", "id" : "ITEM-1", "issue" : "10", "issued" : { "date-parts" : [ [ "2011" ] ] }, "page" : "1062-1072", "publisher" : "Blackwell Publishing Ltd", "title" : "Stability of pollination services decreases with isolation from natural areas despite honey bee visits", "type" : "article-journal", "volume" : "14" }, "uris" : [ "http://www.mendeley.com/documents/?uuid=7193c7a3-0f03-4f83-bcb8-c5897b856323" ] } ], "mendeley" : { "formattedCitation" : "(Garibaldi &lt;i&gt;et al.&lt;/i&gt; 2011)", "plainTextFormattedCitation" : "(Garibaldi et al. 2011)", "previouslyFormattedCitation" : "(Garibaldi &lt;i&gt;et al.&lt;/i&gt; 2011)" }, "properties" : { "noteIndex" : 0 }, "schema" : "https://github.com/citation-style-language/schema/raw/master/csl-citation.json" }</w:instrText>
      </w:r>
      <w:r w:rsidR="00F62A92">
        <w:fldChar w:fldCharType="separate"/>
      </w:r>
      <w:r w:rsidR="00F62A92" w:rsidRPr="00F62A92">
        <w:rPr>
          <w:noProof/>
        </w:rPr>
        <w:t>(</w:t>
      </w:r>
      <w:r w:rsidR="00F62A92" w:rsidRPr="00F62A92">
        <w:rPr>
          <w:noProof/>
          <w:highlight w:val="yellow"/>
          <w:rPrChange w:id="55" w:author="Claire Kremen" w:date="2016-10-25T17:18:00Z">
            <w:rPr>
              <w:noProof/>
            </w:rPr>
          </w:rPrChange>
        </w:rPr>
        <w:t xml:space="preserve">Garibaldi </w:t>
      </w:r>
      <w:r w:rsidR="00F62A92" w:rsidRPr="00F62A92">
        <w:rPr>
          <w:i/>
          <w:noProof/>
          <w:highlight w:val="yellow"/>
          <w:rPrChange w:id="56" w:author="Claire Kremen" w:date="2016-10-25T17:18:00Z">
            <w:rPr>
              <w:i/>
              <w:noProof/>
            </w:rPr>
          </w:rPrChange>
        </w:rPr>
        <w:t>et al.</w:t>
      </w:r>
      <w:r w:rsidR="00F62A92" w:rsidRPr="00F62A92">
        <w:rPr>
          <w:noProof/>
          <w:highlight w:val="yellow"/>
          <w:rPrChange w:id="57" w:author="Claire Kremen" w:date="2016-10-25T17:18:00Z">
            <w:rPr>
              <w:noProof/>
            </w:rPr>
          </w:rPrChange>
        </w:rPr>
        <w:t xml:space="preserve"> 2011)</w:t>
      </w:r>
      <w:ins w:id="58" w:author="Claire Kremen" w:date="2016-10-25T17:18:00Z">
        <w:r w:rsidR="00F62A92">
          <w:fldChar w:fldCharType="end"/>
        </w:r>
      </w:ins>
      <w:r>
        <w:t>). To ensure the continued provision of ecosystem services and</w:t>
      </w:r>
      <w:r>
        <w:t xml:space="preserve"> curb biodiversity loss, it is critical to restore pollinators and their interactions in agricultural landscapes</w:t>
      </w:r>
      <w:commentRangeEnd w:id="36"/>
      <w:r w:rsidR="00D04F7B">
        <w:rPr>
          <w:rStyle w:val="CommentReference"/>
        </w:rPr>
        <w:commentReference w:id="36"/>
      </w:r>
      <w:r>
        <w:t>. To</w:t>
      </w:r>
      <w:r>
        <w:t xml:space="preserve"> promote pollinator services in agriculture, farmers may </w:t>
      </w:r>
      <w:proofErr w:type="gramStart"/>
      <w:r>
        <w:t>chose</w:t>
      </w:r>
      <w:proofErr w:type="gramEnd"/>
      <w:r>
        <w:t xml:space="preserve"> to plant strips of native plants along farm edges (hedgerows) to help provide</w:t>
      </w:r>
      <w:r>
        <w:t xml:space="preserve"> habitat for pollinators without removing arable land from production. Hedgerows augment the richness, abundance and </w:t>
      </w:r>
      <w:r>
        <w:lastRenderedPageBreak/>
        <w:t>trait diversity of pollinators in agricultural landscapes (</w:t>
      </w:r>
      <w:proofErr w:type="spellStart"/>
      <w:r>
        <w:t>Morandin</w:t>
      </w:r>
      <w:proofErr w:type="spellEnd"/>
      <w:r>
        <w:t xml:space="preserve"> and Kremen 2013; </w:t>
      </w:r>
      <w:del w:id="59" w:author="Claire Kremen" w:date="2016-10-25T17:19:00Z">
        <w:r w:rsidDel="00E30135">
          <w:delText xml:space="preserve">M’Gonigle et al. 2015; </w:delText>
        </w:r>
      </w:del>
      <w:r>
        <w:t xml:space="preserve">Kremen and </w:t>
      </w:r>
      <w:proofErr w:type="spellStart"/>
      <w:r>
        <w:t>M’Gonigle</w:t>
      </w:r>
      <w:proofErr w:type="spellEnd"/>
      <w:r>
        <w:t xml:space="preserve"> 2015; </w:t>
      </w:r>
      <w:proofErr w:type="spellStart"/>
      <w:r>
        <w:t>Poni</w:t>
      </w:r>
      <w:r>
        <w:t>sio</w:t>
      </w:r>
      <w:proofErr w:type="spellEnd"/>
      <w:r>
        <w:t xml:space="preserve">, </w:t>
      </w:r>
      <w:proofErr w:type="spellStart"/>
      <w:r>
        <w:t>M’Gonigle</w:t>
      </w:r>
      <w:proofErr w:type="spellEnd"/>
      <w:r>
        <w:t>, and Kremen 2016)</w:t>
      </w:r>
      <w:ins w:id="60" w:author="Claire Kremen" w:date="2016-10-25T17:19:00Z">
        <w:r w:rsidR="00E30135">
          <w:t xml:space="preserve">, </w:t>
        </w:r>
      </w:ins>
      <w:del w:id="61" w:author="Claire Kremen" w:date="2016-10-25T17:19:00Z">
        <w:r w:rsidDel="00E30135">
          <w:delText>. In addition, hedgerows</w:delText>
        </w:r>
      </w:del>
      <w:ins w:id="62" w:author="Claire Kremen" w:date="2016-10-25T17:19:00Z">
        <w:r w:rsidR="00E30135">
          <w:t>and</w:t>
        </w:r>
      </w:ins>
      <w:r>
        <w:t xml:space="preserve"> promote the persistence and colonization of floral resource specialists (M’Gonigle et al. 2015). It is important to </w:t>
      </w:r>
      <w:del w:id="63" w:author="Claire Kremen" w:date="2016-10-25T17:20:00Z">
        <w:r w:rsidDel="00E30135">
          <w:delText xml:space="preserve">further </w:delText>
        </w:r>
      </w:del>
      <w:r>
        <w:t>understand how these new species are being incorporated into the network as</w:t>
      </w:r>
      <w:r>
        <w:t xml:space="preserve"> the community assembles, </w:t>
      </w:r>
      <w:del w:id="64" w:author="Claire Kremen" w:date="2016-10-25T17:20:00Z">
        <w:r w:rsidDel="00E30135">
          <w:delText xml:space="preserve">or </w:delText>
        </w:r>
      </w:del>
      <w:ins w:id="65" w:author="Claire Kremen" w:date="2016-10-25T17:20:00Z">
        <w:r w:rsidR="00E30135">
          <w:t>and</w:t>
        </w:r>
        <w:r w:rsidR="00E30135">
          <w:t xml:space="preserve"> </w:t>
        </w:r>
      </w:ins>
      <w:r>
        <w:t>the consequences for interaction patterns and robustness.</w:t>
      </w:r>
    </w:p>
    <w:p w14:paraId="385AF7F7" w14:textId="77777777" w:rsidR="00411798" w:rsidRDefault="001671A2">
      <w:r>
        <w:t xml:space="preserve">We explore the process of network development using a </w:t>
      </w:r>
      <w:proofErr w:type="gramStart"/>
      <w:r>
        <w:t>nine year</w:t>
      </w:r>
      <w:proofErr w:type="gramEnd"/>
      <w:r>
        <w:t xml:space="preserve"> dataset of plant-pollinator </w:t>
      </w:r>
      <w:del w:id="66" w:author="Claire Kremen" w:date="2016-10-25T17:20:00Z">
        <w:r w:rsidDel="00E30135">
          <w:delText xml:space="preserve">communities </w:delText>
        </w:r>
      </w:del>
      <w:ins w:id="67" w:author="Claire Kremen" w:date="2016-10-25T17:20:00Z">
        <w:r w:rsidR="00E30135">
          <w:t>communit</w:t>
        </w:r>
        <w:r w:rsidR="00E30135">
          <w:t>y</w:t>
        </w:r>
        <w:r w:rsidR="00E30135">
          <w:t xml:space="preserve"> </w:t>
        </w:r>
      </w:ins>
      <w:r>
        <w:t xml:space="preserve">assembly following hedgerow restoration in the highly simplified </w:t>
      </w:r>
      <w:r>
        <w:t xml:space="preserve">and intensively managed agricultural landscape of California’s Central Valley. We first determine whether the mechanism underlying network assembly is a build up of interactions as would be predicted by preferential attachment, or </w:t>
      </w:r>
      <w:ins w:id="68" w:author="Claire Kremen" w:date="2016-10-25T17:20:00Z">
        <w:r w:rsidR="00E30135">
          <w:t xml:space="preserve">instead is </w:t>
        </w:r>
      </w:ins>
      <w:r>
        <w:t>punctuated by significant</w:t>
      </w:r>
      <w:r>
        <w:t xml:space="preserve"> reorganizations of interactions (i.e., network changing points). Even with changing points in interaction organization, networks could still be assembling via preferential attachment if the network reorganizations were primarily driven </w:t>
      </w:r>
      <w:del w:id="69" w:author="Claire Kremen" w:date="2016-10-25T17:21:00Z">
        <w:r w:rsidDel="00E30135">
          <w:delText xml:space="preserve">the </w:delText>
        </w:r>
      </w:del>
      <w:r>
        <w:t xml:space="preserve">by </w:t>
      </w:r>
      <w:r>
        <w:t xml:space="preserve">peripheral, </w:t>
      </w:r>
      <w:r>
        <w:t>temporally variable species while a stable, well-connected core of species persist. We test whether the species that are most variable in their network position — and thus important contributors to network reorganizations — are less persistent and connecte</w:t>
      </w:r>
      <w:r>
        <w:t>d species. To further explore the mechanisms underlying the temporal dynamics of the networks, we examine patterns in the species and interaction temporal turnover. Lastly, we investigate whether networks are assembling toward predictable interaction patte</w:t>
      </w:r>
      <w:r>
        <w:t>rns, and the ramifications for the robustness of the networks to species extinction and cascading perturbations.</w:t>
      </w:r>
    </w:p>
    <w:p w14:paraId="14E78FF5" w14:textId="77777777" w:rsidR="00411798" w:rsidRDefault="001671A2">
      <w:pPr>
        <w:pStyle w:val="Heading1"/>
      </w:pPr>
      <w:bookmarkStart w:id="70" w:name="sec:methods"/>
      <w:bookmarkEnd w:id="70"/>
      <w:r>
        <w:t>Materials &amp; Methods</w:t>
      </w:r>
    </w:p>
    <w:p w14:paraId="128A7097" w14:textId="77777777" w:rsidR="00411798" w:rsidRDefault="001671A2">
      <w:pPr>
        <w:pStyle w:val="Heading2"/>
      </w:pPr>
      <w:bookmarkStart w:id="71" w:name="sec:study-sites"/>
      <w:bookmarkEnd w:id="71"/>
      <w:r>
        <w:t>Study sites and collection methods</w:t>
      </w:r>
    </w:p>
    <w:p w14:paraId="640E0860" w14:textId="1E8134B5" w:rsidR="00411798" w:rsidRDefault="001671A2">
      <w:r>
        <w:t>We surveyed plant-pollinator interaction networks of independent assembling hedgerows co</w:t>
      </w:r>
      <w:r>
        <w:t xml:space="preserve">mmunities (N=5), </w:t>
      </w:r>
      <w:del w:id="72" w:author="Claire Kremen" w:date="2016-10-25T18:02:00Z">
        <w:r w:rsidDel="00AD0173">
          <w:delText>as well as in</w:delText>
        </w:r>
      </w:del>
      <w:ins w:id="73" w:author="Claire Kremen" w:date="2016-10-25T18:02:00Z">
        <w:r w:rsidR="00AD0173">
          <w:t>and of</w:t>
        </w:r>
      </w:ins>
      <w:r>
        <w:t xml:space="preserve"> two types of non-assembling communities to serve as controls: unrestored, weedy field margins (N=19) and mature hedgerows (greater than 10 years since planting, N=29). The sites were located in the Central Valley of Californi</w:t>
      </w:r>
      <w:r>
        <w:t xml:space="preserve">a in Yolo, Colusa and Solano Counties. This area is composed of intensively managed agriculture — primarily monocultures of conventional row crops, vineyards and orchards. Hedgerows </w:t>
      </w:r>
      <w:del w:id="74" w:author="Claire Kremen" w:date="2016-10-25T18:03:00Z">
        <w:r w:rsidDel="008A2244">
          <w:delText>we planted along field margins where they do not remove valuable land from</w:delText>
        </w:r>
        <w:r w:rsidDel="008A2244">
          <w:delText xml:space="preserve"> production. Plantings </w:delText>
        </w:r>
      </w:del>
      <w:r>
        <w:t xml:space="preserve">are </w:t>
      </w:r>
      <w:del w:id="75" w:author="Claire Kremen" w:date="2016-10-25T18:03:00Z">
        <w:r w:rsidDel="008A2244">
          <w:delText xml:space="preserve">between are </w:delText>
        </w:r>
      </w:del>
      <w:r>
        <w:t xml:space="preserve">ca. 3–6 m wide and approximately 350 m long, bordering large (ca. 30–hectare) crop fields. Hedgerows consist of native, perennial, shrub and tree plantings including </w:t>
      </w:r>
      <w:r>
        <w:rPr>
          <w:i/>
        </w:rPr>
        <w:t>Rosa californica</w:t>
      </w:r>
      <w:r>
        <w:t xml:space="preserve">, </w:t>
      </w:r>
      <w:r>
        <w:rPr>
          <w:i/>
        </w:rPr>
        <w:t>Cercis occidentalis</w:t>
      </w:r>
      <w:r>
        <w:t xml:space="preserve">, </w:t>
      </w:r>
      <w:r>
        <w:rPr>
          <w:i/>
        </w:rPr>
        <w:t>Ceanothus sp</w:t>
      </w:r>
      <w:r>
        <w:rPr>
          <w:i/>
        </w:rPr>
        <w:t>p.</w:t>
      </w:r>
      <w:r>
        <w:t xml:space="preserve">, </w:t>
      </w:r>
      <w:r>
        <w:rPr>
          <w:i/>
        </w:rPr>
        <w:t>Heteromeles arbutifolia</w:t>
      </w:r>
      <w:r>
        <w:t xml:space="preserve">, </w:t>
      </w:r>
      <w:r>
        <w:rPr>
          <w:i/>
        </w:rPr>
        <w:t>Sambucus mexicana</w:t>
      </w:r>
      <w:r>
        <w:t xml:space="preserve">, </w:t>
      </w:r>
      <w:r>
        <w:rPr>
          <w:i/>
        </w:rPr>
        <w:t>Eriogonum spp.</w:t>
      </w:r>
      <w:r>
        <w:t xml:space="preserve">, </w:t>
      </w:r>
      <w:r>
        <w:rPr>
          <w:i/>
        </w:rPr>
        <w:t>Baccharis spp.</w:t>
      </w:r>
      <w:r>
        <w:t xml:space="preserve">, </w:t>
      </w:r>
      <w:r>
        <w:rPr>
          <w:i/>
        </w:rPr>
        <w:t>Salvia spp</w:t>
      </w:r>
      <w:r>
        <w:t>. and others (Fig. S1 Menz et al. 2010; Kremen and M’Gonigle 2015; M’Gonigle et al. 2015). The mean distance between monitoring sites was 15 km, and the minimum dista</w:t>
      </w:r>
      <w:r>
        <w:t xml:space="preserve">nce between sites </w:t>
      </w:r>
      <w:commentRangeStart w:id="76"/>
      <w:r>
        <w:t xml:space="preserve">of the same type </w:t>
      </w:r>
      <w:commentRangeEnd w:id="76"/>
      <w:r w:rsidR="00574457">
        <w:rPr>
          <w:rStyle w:val="CommentReference"/>
        </w:rPr>
        <w:commentReference w:id="76"/>
      </w:r>
      <w:r>
        <w:t>sampled in the same year was 2 km. The entire area surveyed spanned almost 300 km</w:t>
      </w:r>
      <m:oMath>
        <m:sSup>
          <m:sSupPr>
            <m:ctrlPr>
              <w:rPr>
                <w:rFonts w:ascii="Cambria Math" w:hAnsi="Cambria Math"/>
              </w:rPr>
            </m:ctrlPr>
          </m:sSupPr>
          <m:e/>
          <m:sup>
            <m:r>
              <m:rPr>
                <m:sty m:val="p"/>
              </m:rPr>
              <w:rPr>
                <w:rFonts w:ascii="Cambria Math" w:hAnsi="Cambria Math"/>
              </w:rPr>
              <m:t>2</m:t>
            </m:r>
          </m:sup>
        </m:sSup>
      </m:oMath>
      <w:r>
        <w:t>. The crop fields adjacent to all sites were similarly managed as intensive, high-input monoculture.</w:t>
      </w:r>
    </w:p>
    <w:p w14:paraId="09643B92" w14:textId="79560DC3" w:rsidR="00411798" w:rsidRDefault="001671A2">
      <w:r>
        <w:t>Monitoring</w:t>
      </w:r>
      <w:ins w:id="77" w:author="Claire Kremen" w:date="2016-10-25T18:05:00Z">
        <w:r w:rsidR="00574457">
          <w:t xml:space="preserve"> of assembling hedgerows</w:t>
        </w:r>
      </w:ins>
      <w:r>
        <w:t xml:space="preserve"> began in 2006 and continued</w:t>
      </w:r>
      <w:r>
        <w:t xml:space="preserve"> through 2014. Surveys of </w:t>
      </w:r>
      <w:del w:id="78" w:author="Claire Kremen" w:date="2016-10-25T18:05:00Z">
        <w:r w:rsidDel="00574457">
          <w:delText>the assembling hedgerows</w:delText>
        </w:r>
      </w:del>
      <w:ins w:id="79" w:author="Claire Kremen" w:date="2016-10-25T18:05:00Z">
        <w:r w:rsidR="00574457">
          <w:t>these sites</w:t>
        </w:r>
      </w:ins>
      <w:r>
        <w:t xml:space="preserve"> began the year before the area was restored. For logistical reasons, no </w:t>
      </w:r>
      <w:r>
        <w:lastRenderedPageBreak/>
        <w:t>sampling of assembling hedgerows was conducted in 2010. Sites were sampled between two and five times per year (Tables S1-S3</w:t>
      </w:r>
      <w:ins w:id="80" w:author="Claire Kremen" w:date="2016-10-25T18:06:00Z">
        <w:r w:rsidR="00574457">
          <w:t>, mean x per year</w:t>
        </w:r>
      </w:ins>
      <w:r>
        <w:t>). In eac</w:t>
      </w:r>
      <w:r>
        <w:t xml:space="preserve">h round of sampling, the order in which sites were sampled was randomized. Surveys were conducted under sunny conditions when the temperature was above </w:t>
      </w:r>
      <m:oMath>
        <m:sSup>
          <m:sSupPr>
            <m:ctrlPr>
              <w:rPr>
                <w:rFonts w:ascii="Cambria Math" w:hAnsi="Cambria Math"/>
              </w:rPr>
            </m:ctrlPr>
          </m:sSupPr>
          <m:e>
            <m:r>
              <m:rPr>
                <m:sty m:val="p"/>
              </m:rPr>
              <w:rPr>
                <w:rFonts w:ascii="Cambria Math" w:hAnsi="Cambria Math"/>
              </w:rPr>
              <m:t>21</m:t>
            </m:r>
          </m:e>
          <m:sup>
            <m:r>
              <m:rPr>
                <m:sty m:val="p"/>
              </m:rPr>
              <w:rPr>
                <w:rFonts w:ascii="Cambria Math" w:hAnsi="Cambria Math"/>
              </w:rPr>
              <m:t>∘</m:t>
            </m:r>
          </m:sup>
        </m:sSup>
        <m:r>
          <m:rPr>
            <m:sty m:val="p"/>
          </m:rPr>
          <w:rPr>
            <w:rFonts w:ascii="Cambria Math" w:hAnsi="Cambria Math"/>
          </w:rPr>
          <m:t>C</m:t>
        </m:r>
      </m:oMath>
      <w:r>
        <w:t xml:space="preserve"> and wind speed was below </w:t>
      </w:r>
      <m:oMath>
        <m:r>
          <m:rPr>
            <m:sty m:val="p"/>
          </m:rPr>
          <w:rPr>
            <w:rFonts w:ascii="Cambria Math" w:hAnsi="Cambria Math"/>
          </w:rPr>
          <m:t>2.5</m:t>
        </m:r>
      </m:oMath>
      <w:r>
        <w:t xml:space="preserve"> meters/second.</w:t>
      </w:r>
    </w:p>
    <w:p w14:paraId="654E0AB5" w14:textId="77777777" w:rsidR="00411798" w:rsidRDefault="001671A2">
      <w:r>
        <w:t>Flower-visitors to plants in hedgerows and unrestored c</w:t>
      </w:r>
      <w:r>
        <w:t>ontrols were netted for one hour of active search time (the timer was paused when handling specimens). Honeybees (</w:t>
      </w:r>
      <w:r>
        <w:rPr>
          <w:i/>
        </w:rPr>
        <w:t>Apis mellifera</w:t>
      </w:r>
      <w:r>
        <w:t>) were not collected because their abundance is determined largely by hive placement by bee-keepers. All other insect flower vis</w:t>
      </w:r>
      <w:r>
        <w:t>itors that touched the reproductive parts of the flower were collected; however, here we focus only on wild bees and syrphids — the most abundant and effective pollinators in the system (representing 49 and 19 percent of records, respectively, C. Kremen, A</w:t>
      </w:r>
      <w:r>
        <w:t xml:space="preserve">. Klein and L. Morandin, unpublished data). Bee and syrphid specimens were identified to species (or morpho-species for some bee specimens in the genera </w:t>
      </w:r>
      <w:r>
        <w:rPr>
          <w:i/>
        </w:rPr>
        <w:t>Nomada</w:t>
      </w:r>
      <w:r>
        <w:t xml:space="preserve"> and </w:t>
      </w:r>
      <w:r>
        <w:rPr>
          <w:i/>
        </w:rPr>
        <w:t>Sphecodes</w:t>
      </w:r>
      <w:r>
        <w:t>) by expert taxonomists.</w:t>
      </w:r>
    </w:p>
    <w:p w14:paraId="7DFDA435" w14:textId="77777777" w:rsidR="00411798" w:rsidRDefault="001671A2">
      <w:r>
        <w:t>Quantitative networks were generated for each site through</w:t>
      </w:r>
      <w:r>
        <w:t xml:space="preserve"> time. To account for the unequal number of surveys between years (Tables S1-S3), we use the mean of the interactions between a pair of plants and pollinators across surveys within a year to represent interaction frequency.</w:t>
      </w:r>
    </w:p>
    <w:p w14:paraId="06917906" w14:textId="77777777" w:rsidR="00411798" w:rsidRDefault="001671A2">
      <w:pPr>
        <w:pStyle w:val="Heading2"/>
      </w:pPr>
      <w:bookmarkStart w:id="81" w:name="change-point-analysis"/>
      <w:bookmarkEnd w:id="81"/>
      <w:r>
        <w:t>Change point analysis</w:t>
      </w:r>
    </w:p>
    <w:p w14:paraId="15DC80B9" w14:textId="77777777" w:rsidR="00411798" w:rsidRDefault="001671A2">
      <w:pPr>
        <w:pStyle w:val="Heading3"/>
      </w:pPr>
      <w:bookmarkStart w:id="82" w:name="identifying-change-points"/>
      <w:bookmarkEnd w:id="82"/>
      <w:r>
        <w:t>Identifyin</w:t>
      </w:r>
      <w:r>
        <w:t>g change points</w:t>
      </w:r>
    </w:p>
    <w:p w14:paraId="4742ECC2" w14:textId="45375CAF" w:rsidR="00411798" w:rsidRDefault="001671A2">
      <w:r>
        <w:t xml:space="preserve">We employed a change point detection method (Peel and Clauset 2014) to identify fundamental reorganizations in large-scale interaction patterns. A change point is caused by a merge, split, fragmentation or formation of modules (also called </w:t>
      </w:r>
      <w:r>
        <w:t>compartments). Change point detection methods have yet to be generalized to quantitative networks, so for this analysis we focused on qualitative (binary) networks. Following Peel and Clauset (2014), we first defined a probability distribution over the net</w:t>
      </w:r>
      <w:r>
        <w:t xml:space="preserve">works using the generalized hierarchical random graph model (GHRG). The GHRG model is able to capture both assortative and disassortative structure patterns at all scales in the network (Peel and Clauset 2014). A network </w:t>
      </w:r>
      <m:oMath>
        <m:r>
          <m:rPr>
            <m:sty m:val="p"/>
          </m:rPr>
          <w:rPr>
            <w:rFonts w:ascii="Cambria Math" w:hAnsi="Cambria Math"/>
          </w:rPr>
          <m:t>G</m:t>
        </m:r>
      </m:oMath>
      <w:r>
        <w:t xml:space="preserve"> is composed of vertices </w:t>
      </w:r>
      <m:oMath>
        <m:r>
          <m:rPr>
            <m:sty m:val="p"/>
          </m:rPr>
          <w:rPr>
            <w:rFonts w:ascii="Cambria Math" w:hAnsi="Cambria Math"/>
          </w:rPr>
          <m:t>V</m:t>
        </m:r>
      </m:oMath>
      <w:r>
        <w:t xml:space="preserve"> and edg</w:t>
      </w:r>
      <w:r>
        <w:t xml:space="preserve">es </w:t>
      </w:r>
      <m:oMath>
        <m:r>
          <m:rPr>
            <m:sty m:val="p"/>
          </m:rPr>
          <w:rPr>
            <w:rFonts w:ascii="Cambria Math" w:hAnsi="Cambria Math"/>
          </w:rPr>
          <m:t>E</m:t>
        </m:r>
      </m:oMath>
      <w:r>
        <w:t xml:space="preserve">. The GHRG model decomposes the </w:t>
      </w:r>
      <m:oMath>
        <m:r>
          <m:rPr>
            <m:sty m:val="p"/>
          </m:rPr>
          <w:rPr>
            <w:rFonts w:ascii="Cambria Math" w:hAnsi="Cambria Math"/>
          </w:rPr>
          <m:t>N</m:t>
        </m:r>
      </m:oMath>
      <w:r>
        <w:t xml:space="preserve"> vertices into a series of nested groups, the relationships among which are represented by the dendrogram </w:t>
      </w:r>
      <m:oMath>
        <m:r>
          <m:rPr>
            <m:sty m:val="p"/>
          </m:rPr>
          <w:rPr>
            <w:rFonts w:ascii="Cambria Math" w:hAnsi="Cambria Math"/>
          </w:rPr>
          <m:t>T</m:t>
        </m:r>
      </m:oMath>
      <w:r>
        <w:t xml:space="preserve">. The tips of </w:t>
      </w:r>
      <m:oMath>
        <m:r>
          <m:rPr>
            <m:sty m:val="p"/>
          </m:rPr>
          <w:rPr>
            <w:rFonts w:ascii="Cambria Math" w:hAnsi="Cambria Math"/>
          </w:rPr>
          <m:t>T</m:t>
        </m:r>
      </m:oMath>
      <w:r>
        <w:t xml:space="preserve"> are the vertices of </w:t>
      </w:r>
      <m:oMath>
        <m:r>
          <m:rPr>
            <m:sty m:val="p"/>
          </m:rPr>
          <w:rPr>
            <w:rFonts w:ascii="Cambria Math" w:hAnsi="Cambria Math"/>
          </w:rPr>
          <m:t>G</m:t>
        </m:r>
      </m:oMath>
      <w:r>
        <w:t xml:space="preserve">, and the probability that two vertices </w:t>
      </w:r>
      <m:oMath>
        <m:r>
          <m:rPr>
            <m:sty m:val="p"/>
          </m:rPr>
          <w:rPr>
            <w:rFonts w:ascii="Cambria Math" w:hAnsi="Cambria Math"/>
          </w:rPr>
          <m:t>u</m:t>
        </m:r>
      </m:oMath>
      <w:r>
        <w:t xml:space="preserve"> and </w:t>
      </w:r>
      <m:oMath>
        <m:r>
          <m:rPr>
            <m:sty m:val="p"/>
          </m:rPr>
          <w:rPr>
            <w:rFonts w:ascii="Cambria Math" w:hAnsi="Cambria Math"/>
          </w:rPr>
          <m:t>v</m:t>
        </m:r>
      </m:oMath>
      <w:r>
        <w:t xml:space="preserve"> connect is given by the par</w:t>
      </w:r>
      <w:r>
        <w:t xml:space="preserve">ameter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 xml:space="preserve">. The probability distribution of the network </w:t>
      </w:r>
      <m:oMath>
        <m:r>
          <m:rPr>
            <m:sty m:val="p"/>
          </m:rPr>
          <w:rPr>
            <w:rFonts w:ascii="Cambria Math" w:hAnsi="Cambria Math"/>
          </w:rPr>
          <m:t>G</m:t>
        </m:r>
      </m:oMath>
      <w:r>
        <w:t xml:space="preserve"> </w:t>
      </w:r>
      <w:ins w:id="83" w:author="Claire Kremen" w:date="2016-10-25T18:08:00Z">
        <w:r w:rsidR="003D74D8">
          <w:t xml:space="preserve">is </w:t>
        </w:r>
      </w:ins>
      <w:r>
        <w:t>thus defined as:</w:t>
      </w:r>
    </w:p>
    <w:p w14:paraId="6D81A71D" w14:textId="77777777" w:rsidR="00411798" w:rsidRDefault="001671A2">
      <m:oMathPara>
        <m:oMathParaPr>
          <m:jc m:val="center"/>
        </m:oMathParaPr>
        <m:oMath>
          <m:r>
            <m:rPr>
              <m:sty m:val="p"/>
            </m:rPr>
            <w:rPr>
              <w:rFonts w:ascii="Cambria Math" w:hAnsi="Cambria Math"/>
            </w:rPr>
            <m:t>P(G|T,pr)=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r</m:t>
              </m:r>
            </m:sub>
            <m: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bSup>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p>
        </m:oMath>
      </m:oMathPara>
    </w:p>
    <w:p w14:paraId="21F4FF2B" w14:textId="77777777" w:rsidR="00411798" w:rsidRDefault="001671A2">
      <w:r>
        <w:t xml:space="preserve">Where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oMath>
      <w:r>
        <w:t xml:space="preserve"> is the observed number of edges between vertices with the common ancestor </w:t>
      </w:r>
      <m:oMath>
        <m:r>
          <m:rPr>
            <m:sty m:val="p"/>
          </m:rPr>
          <w:rPr>
            <w:rFonts w:ascii="Cambria Math" w:hAnsi="Cambria Math"/>
          </w:rPr>
          <m:t>r</m:t>
        </m:r>
      </m:oMath>
      <w:r>
        <w:t xml:space="preserve">, 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oMath>
      <w:r>
        <w:t xml:space="preserve"> is the total possible edges.</w:t>
      </w:r>
    </w:p>
    <w:p w14:paraId="4EEDE35F" w14:textId="77777777" w:rsidR="00411798" w:rsidRDefault="001671A2">
      <w:r>
        <w:t xml:space="preserve">Using Bayesian posterior inference and techniques from phylogenetic tree reconstruction, we fit the GHRG model to the networks (Peel and Clauset 2014). This is accomplished by using a Markov chain Monte Carlo (MCMC) procedure to first sample the posterior </w:t>
      </w:r>
      <w:r>
        <w:lastRenderedPageBreak/>
        <w:t xml:space="preserve">distribution of bipartitions, from which a consensus tree is derived (Peel and Clauset 2014). We use </w:t>
      </w:r>
      <m:oMath>
        <m:r>
          <m:rPr>
            <m:sty m:val="p"/>
          </m:rPr>
          <w:rPr>
            <w:rFonts w:ascii="Cambria Math" w:hAnsi="Cambria Math"/>
          </w:rPr>
          <m:t>β</m:t>
        </m:r>
      </m:oMath>
      <w:r>
        <w:t xml:space="preserve"> distributions with the hyperparameters </w:t>
      </w:r>
      <m:oMath>
        <m:r>
          <m:rPr>
            <m:sty m:val="p"/>
          </m:rPr>
          <w:rPr>
            <w:rFonts w:ascii="Cambria Math" w:hAnsi="Cambria Math"/>
          </w:rPr>
          <m:t>α=β=1</m:t>
        </m:r>
      </m:oMath>
      <w:r>
        <w:t xml:space="preserve"> to define priors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w:t>
      </w:r>
    </w:p>
    <w:p w14:paraId="173889AF" w14:textId="24E56214" w:rsidR="00411798" w:rsidRDefault="001671A2">
      <w:r>
        <w:t>Once the GHRG model has been fit to the networks, we determine whether a change poi</w:t>
      </w:r>
      <w:r>
        <w:t xml:space="preserve">nt occurred between two time slices. </w:t>
      </w:r>
      <w:commentRangeStart w:id="84"/>
      <w:r>
        <w:t>To detect a change point, we compare the fit of two models — one where a change point occurred between two networks, and one where no change occurred — using posterior Bayes factors</w:t>
      </w:r>
      <w:commentRangeEnd w:id="84"/>
      <w:r w:rsidR="002B453B">
        <w:rPr>
          <w:rStyle w:val="CommentReference"/>
        </w:rPr>
        <w:commentReference w:id="84"/>
      </w:r>
      <w:r>
        <w:t>. We chose a sliding window of length,</w:t>
      </w:r>
      <w:r>
        <w:t xml:space="preserve"> </w:t>
      </w:r>
      <m:oMath>
        <m:r>
          <m:rPr>
            <m:sty m:val="p"/>
          </m:rPr>
          <w:rPr>
            <w:rFonts w:ascii="Cambria Math" w:hAnsi="Cambria Math"/>
          </w:rPr>
          <m:t>w</m:t>
        </m:r>
      </m:oMath>
      <w:r>
        <w:t xml:space="preserve">, of four, within which to find change points. Larger windows allow for more gradual changes, and four was the maximum possible with our </w:t>
      </w:r>
      <w:del w:id="85" w:author="Claire Kremen" w:date="2016-10-25T18:14:00Z">
        <w:r w:rsidDel="002B453B">
          <w:delText xml:space="preserve">maximum of </w:delText>
        </w:r>
      </w:del>
      <w:r>
        <w:t xml:space="preserve">eight years of data. Lastly, to calculate a </w:t>
      </w:r>
      <m:oMath>
        <m:r>
          <m:rPr>
            <m:sty m:val="p"/>
          </m:rPr>
          <w:rPr>
            <w:rFonts w:ascii="Cambria Math" w:hAnsi="Cambria Math"/>
          </w:rPr>
          <m:t>p</m:t>
        </m:r>
      </m:oMath>
      <w:r>
        <w:t>-value for the Bayes factors, we use parametric bootstrapping</w:t>
      </w:r>
      <w:r>
        <w:t xml:space="preserve"> to numerically estimate the null distribution (Peel and Clauset 2014). We employed code published online by L. Peel for the change point analysis. Analyses were conducted in Python 3.4.</w:t>
      </w:r>
    </w:p>
    <w:p w14:paraId="6F06ADB4" w14:textId="6FC7F56E" w:rsidR="00411798" w:rsidRDefault="001671A2">
      <w:r>
        <w:t>We next test whether the change points occurring in maturing hedgerow</w:t>
      </w:r>
      <w:r>
        <w:t>s were a component of the assembly process or a product of environmental shifts that lead to network reorganizations in all types of communities. We model the number of change points as successes and the total number of years each site was sampled as tr</w:t>
      </w:r>
      <w:ins w:id="86" w:author="Claire Kremen" w:date="2016-10-25T18:15:00Z">
        <w:r w:rsidR="002B453B">
          <w:t>ia</w:t>
        </w:r>
      </w:ins>
      <w:del w:id="87" w:author="Claire Kremen" w:date="2016-10-25T18:15:00Z">
        <w:r w:rsidDel="002B453B">
          <w:delText>a</w:delText>
        </w:r>
        <w:r w:rsidDel="002B453B">
          <w:delText>i</w:delText>
        </w:r>
      </w:del>
      <w:r>
        <w:t>l</w:t>
      </w:r>
      <w:r>
        <w:t>s, and use a generalized linear model with Binomial error to test whether the probability of a change point occurring varied by site type. We used standard techniques to determine whether the assumptions of the models were met for this and all subsequent m</w:t>
      </w:r>
      <w:r>
        <w:t>odels. For the non-assembling hedgerows and weedy field margins, only sites with five or greater survey years were included in this analysis (N=11). All statistical analys</w:t>
      </w:r>
      <w:ins w:id="88" w:author="Claire Kremen" w:date="2016-10-25T18:16:00Z">
        <w:r w:rsidR="002B453B">
          <w:t>e</w:t>
        </w:r>
      </w:ins>
      <w:del w:id="89" w:author="Claire Kremen" w:date="2016-10-25T18:16:00Z">
        <w:r w:rsidDel="002B453B">
          <w:delText>i</w:delText>
        </w:r>
      </w:del>
      <w:r>
        <w:t xml:space="preserve">s </w:t>
      </w:r>
      <w:proofErr w:type="gramStart"/>
      <w:r>
        <w:t>were</w:t>
      </w:r>
      <w:proofErr w:type="gramEnd"/>
      <w:r>
        <w:t xml:space="preserve"> conducted in R 3.2.3 (R Core Team 2015).</w:t>
      </w:r>
    </w:p>
    <w:p w14:paraId="6E42B5E5" w14:textId="77777777" w:rsidR="00411798" w:rsidRDefault="001671A2">
      <w:pPr>
        <w:pStyle w:val="Heading3"/>
      </w:pPr>
      <w:r>
        <w:t>Characteristics of species that cont</w:t>
      </w:r>
      <w:r>
        <w:t>ribute to change points</w:t>
      </w:r>
    </w:p>
    <w:p w14:paraId="1048F46D" w14:textId="77777777" w:rsidR="00411798" w:rsidRDefault="001671A2">
      <w:r>
        <w:t>To further elucidate the nature of the change points, we examine the characteristics of the species that contributed to interaction reorganization. Some species remain in relatively similar network positions through time, whereas ot</w:t>
      </w:r>
      <w:r>
        <w:t>hers are more variable in their position and thus contribute more strongly to network reorganization. We test whether the more persistent species with the highest degree (number of different interaction partners) are the most stable in their network positi</w:t>
      </w:r>
      <w:r>
        <w:t>ons, as would be expected if the networks were assembling via preferential attachment.</w:t>
      </w:r>
    </w:p>
    <w:p w14:paraId="59D5B22B" w14:textId="4F42BB9D" w:rsidR="00411798" w:rsidRDefault="001671A2">
      <w:r>
        <w:t>We calculate species persistence as the proportion of surveys in which a plant or pollinator is observed. Species observed consistently within and between years are thus</w:t>
      </w:r>
      <w:r>
        <w:t xml:space="preserve"> maximally persistent. Weighted species degree is calculated from interaction observations from an extensive dataset from Yolo County (approx. 18000 interaction records) that included both the data included in this study and additional data from sites wher</w:t>
      </w:r>
      <w:r>
        <w:t xml:space="preserve">e we collected flower visitors using the same methods (M’Gonigle et al. 2015; Ponisio, M’Gonigle, and Kremen 2016). To represent network position variability, we computed the coefficient of variation of weighted closeness centrality </w:t>
      </w:r>
      <w:r>
        <w:t xml:space="preserve">(Freeman 1978) at each </w:t>
      </w:r>
      <w:r>
        <w:t xml:space="preserve">site through time. Closeness centrality describes the </w:t>
      </w:r>
      <w:commentRangeStart w:id="90"/>
      <w:r>
        <w:t xml:space="preserve">centrality </w:t>
      </w:r>
      <w:commentRangeEnd w:id="90"/>
      <w:r w:rsidR="002B453B">
        <w:rPr>
          <w:rStyle w:val="CommentReference"/>
        </w:rPr>
        <w:commentReference w:id="90"/>
      </w:r>
      <w:r>
        <w:t>of a species in the network by calculating path lengths to other vertices (species) in the graph (Freeman 1978). The shorter the mean path length to other species, the higher is the closeness</w:t>
      </w:r>
      <w:r>
        <w:t xml:space="preserve"> centrality. We use linear mixed models to test whether the species closeness variability (log) is related to the persistence or degree of that species (Bates et al. 2014; Kuznetsova, Bruun Brockhoff, and Haubo Bojesen </w:t>
      </w:r>
      <w:r>
        <w:lastRenderedPageBreak/>
        <w:t>Christensen 2014). We included random</w:t>
      </w:r>
      <w:r>
        <w:t xml:space="preserve"> effects for species</w:t>
      </w:r>
      <w:del w:id="91" w:author="Claire Kremen" w:date="2016-10-25T18:18:00Z">
        <w:r w:rsidDel="002B453B">
          <w:delText>, as well</w:delText>
        </w:r>
      </w:del>
      <w:r>
        <w:t xml:space="preserve"> </w:t>
      </w:r>
      <w:ins w:id="92" w:author="Claire Kremen" w:date="2016-10-25T18:19:00Z">
        <w:r w:rsidR="002B453B">
          <w:t>and</w:t>
        </w:r>
      </w:ins>
      <w:del w:id="93" w:author="Claire Kremen" w:date="2016-10-25T18:19:00Z">
        <w:r w:rsidDel="002B453B">
          <w:delText>a</w:delText>
        </w:r>
        <w:r w:rsidDel="002B453B">
          <w:delText>s</w:delText>
        </w:r>
      </w:del>
      <w:r>
        <w:t xml:space="preserve"> site. Because the degree and persistence of pollinators were strongly correlated, (</w:t>
      </w:r>
      <m:oMath>
        <m:r>
          <m:rPr>
            <m:sty m:val="p"/>
          </m:rPr>
          <w:rPr>
            <w:rFonts w:ascii="Cambria Math" w:hAnsi="Cambria Math"/>
          </w:rPr>
          <m:t>ρ=0.84</m:t>
        </m:r>
      </m:oMath>
      <w:r>
        <w:t xml:space="preserve">, </w:t>
      </w:r>
      <m:oMath>
        <m:r>
          <m:rPr>
            <m:sty m:val="p"/>
          </m:rPr>
          <w:rPr>
            <w:rFonts w:ascii="Cambria Math" w:hAnsi="Cambria Math"/>
          </w:rPr>
          <m:t>p</m:t>
        </m:r>
      </m:oMath>
      <w:r>
        <w:t xml:space="preserve">-value </w:t>
      </w:r>
      <m:oMath>
        <m:r>
          <m:rPr>
            <m:sty m:val="p"/>
          </m:rPr>
          <w:rPr>
            <w:rFonts w:ascii="Cambria Math" w:hAnsi="Cambria Math"/>
          </w:rPr>
          <m:t>&lt;</m:t>
        </m:r>
      </m:oMath>
      <w:r>
        <w:t xml:space="preserve"> </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rPr>
              <m:t>16</m:t>
            </m:r>
          </m:sup>
        </m:sSup>
      </m:oMath>
      <w:r>
        <w:t xml:space="preserve">), we include each explanatory variable in </w:t>
      </w:r>
      <w:del w:id="94" w:author="Claire Kremen" w:date="2016-10-25T18:19:00Z">
        <w:r w:rsidDel="002B453B">
          <w:delText xml:space="preserve">the </w:delText>
        </w:r>
      </w:del>
      <w:ins w:id="95" w:author="Claire Kremen" w:date="2016-10-25T18:19:00Z">
        <w:r w:rsidR="002B453B">
          <w:t>separate</w:t>
        </w:r>
        <w:r w:rsidR="002B453B">
          <w:t xml:space="preserve"> </w:t>
        </w:r>
      </w:ins>
      <w:r>
        <w:t>model</w:t>
      </w:r>
      <w:ins w:id="96" w:author="Claire Kremen" w:date="2016-10-25T18:19:00Z">
        <w:r w:rsidR="002B453B">
          <w:t>s</w:t>
        </w:r>
      </w:ins>
      <w:del w:id="97" w:author="Claire Kremen" w:date="2016-10-25T18:19:00Z">
        <w:r w:rsidDel="002B453B">
          <w:delText xml:space="preserve"> separately</w:delText>
        </w:r>
      </w:del>
      <w:r>
        <w:t>. Plant degree and persistence were not significantl</w:t>
      </w:r>
      <w:r>
        <w:t xml:space="preserve">y correlated, but we use the same models as we did for the pollinators for consistency. </w:t>
      </w:r>
      <w:ins w:id="98" w:author="Claire Kremen" w:date="2016-10-25T18:20:00Z">
        <w:r w:rsidR="00006269">
          <w:t xml:space="preserve"> Because a</w:t>
        </w:r>
      </w:ins>
      <w:del w:id="99" w:author="Claire Kremen" w:date="2016-10-25T18:20:00Z">
        <w:r w:rsidDel="00006269">
          <w:delText>A</w:delText>
        </w:r>
      </w:del>
      <w:r>
        <w:t xml:space="preserve">n approximately logarithmic increase in closeness centrality, as would be expected with assembly by preferential attachment, would also lead to </w:t>
      </w:r>
      <w:del w:id="100" w:author="Claire Kremen" w:date="2016-10-25T18:20:00Z">
        <w:r w:rsidDel="00006269">
          <w:delText>a</w:delText>
        </w:r>
        <w:r w:rsidDel="00006269">
          <w:delText xml:space="preserve"> </w:delText>
        </w:r>
      </w:del>
      <w:r>
        <w:t>high variability in c</w:t>
      </w:r>
      <w:r>
        <w:t xml:space="preserve">loseness scores, </w:t>
      </w:r>
      <w:del w:id="101" w:author="Claire Kremen" w:date="2016-10-25T18:20:00Z">
        <w:r w:rsidDel="00006269">
          <w:delText xml:space="preserve">so </w:delText>
        </w:r>
      </w:del>
      <w:r>
        <w:t xml:space="preserve">we </w:t>
      </w:r>
      <w:ins w:id="102" w:author="Claire Kremen" w:date="2016-10-25T18:20:00Z">
        <w:r w:rsidR="00006269">
          <w:t xml:space="preserve">also </w:t>
        </w:r>
      </w:ins>
      <w:r>
        <w:t>test whether log closeness centrality increases through time.</w:t>
      </w:r>
    </w:p>
    <w:p w14:paraId="7620FAC7" w14:textId="77777777" w:rsidR="00411798" w:rsidRDefault="001671A2">
      <w:pPr>
        <w:pStyle w:val="Heading2"/>
      </w:pPr>
      <w:bookmarkStart w:id="103" w:name="species-and-interaction-turnover"/>
      <w:bookmarkEnd w:id="103"/>
      <w:r>
        <w:t>Species and interaction turnover</w:t>
      </w:r>
    </w:p>
    <w:p w14:paraId="6A41985B" w14:textId="77777777" w:rsidR="00411798" w:rsidRDefault="001671A2">
      <w:r>
        <w:t>Reorganizations of network structure can be the result of species turnover or species changing their interaction partners (i.e., re-wiring</w:t>
      </w:r>
      <w:r>
        <w:t xml:space="preserve">). To better understand the mechanisms underlying the temporal dynamics of the assembling networks, we examined patterns of species and interaction turnover. For example, assembling networks may have higher rates of pollinator turnover than non-assembling </w:t>
      </w:r>
      <w:r>
        <w:t xml:space="preserve">communities because new pollinator species are colonizing and establishing themselves (M’Gonigle et al. 2015). </w:t>
      </w:r>
      <w:commentRangeStart w:id="104"/>
      <w:r>
        <w:t xml:space="preserve">Similarly, if pollinators try to maximize their foraging efficiency based on the species present, interactions may turnover more quickly than in </w:t>
      </w:r>
      <w:r>
        <w:t xml:space="preserve">established communities. </w:t>
      </w:r>
      <w:commentRangeEnd w:id="104"/>
      <w:r w:rsidR="001376B9">
        <w:rPr>
          <w:rStyle w:val="CommentReference"/>
        </w:rPr>
        <w:commentReference w:id="104"/>
      </w:r>
      <w:r>
        <w:t>In addition, at assembling hedgerows, unvisited plants may appear to “colonize” the networks as they establish new interactions with pollinators.</w:t>
      </w:r>
    </w:p>
    <w:p w14:paraId="717EC2D5" w14:textId="2532E97C" w:rsidR="00411798" w:rsidRDefault="001671A2">
      <w:r>
        <w:t>To estimate the temporal species and interaction turnover, we use an approach similar</w:t>
      </w:r>
      <w:r>
        <w:t xml:space="preserve"> to calculating spatial </w:t>
      </w:r>
      <m:oMath>
        <m:r>
          <m:rPr>
            <m:sty m:val="p"/>
          </m:rPr>
          <w:rPr>
            <w:rFonts w:ascii="Cambria Math" w:hAnsi="Cambria Math"/>
          </w:rPr>
          <m:t>β</m:t>
        </m:r>
      </m:oMath>
      <w:r>
        <w:t xml:space="preserve">-diversity. Instead of calculating the variation in community composition across sites within a year, </w:t>
      </w:r>
      <w:del w:id="105" w:author="Claire Kremen" w:date="2016-10-25T18:23:00Z">
        <w:r w:rsidDel="001376B9">
          <w:delText xml:space="preserve">however, </w:delText>
        </w:r>
      </w:del>
      <w:r>
        <w:t xml:space="preserve">we estimated turnover across years at a site. We first calculated the pairwise dissimilarity of plants, pollinators and </w:t>
      </w:r>
      <w:r>
        <w:t>interactions between years within each site using the Chao dissimilarity estimator that incorporates abundances, while also accounting for unobserved records (Chao et al. 2005). Dissimilarity estimates can be affected by the total number of species and ind</w:t>
      </w:r>
      <w:r>
        <w:t>ividuals sampled at a site (e.g., Ponisio, M’Gonigle, and Kremen 2016). For example, the probability that two sites do not share any species is higher when there are few individuals at those sites. Following Ponisio, M’Gonigle, and Kremen (2016), we use nu</w:t>
      </w:r>
      <w:r>
        <w:t>ll models that constrained species richness to estimate the deviation of the observed dissimilarity from that</w:t>
      </w:r>
      <w:ins w:id="106" w:author="Claire Kremen" w:date="2016-10-25T18:23:00Z">
        <w:r w:rsidR="00026A77">
          <w:t xml:space="preserve"> </w:t>
        </w:r>
      </w:ins>
      <w:del w:id="107" w:author="Claire Kremen" w:date="2016-10-25T18:23:00Z">
        <w:r w:rsidDel="00026A77">
          <w:delText>,</w:delText>
        </w:r>
        <w:r w:rsidDel="00026A77">
          <w:delText xml:space="preserve"> </w:delText>
        </w:r>
      </w:del>
      <w:r>
        <w:t>which would be expected under a random community assembly process. With the corrected dissimilarity values, we then calculated the multivariate d</w:t>
      </w:r>
      <w:r>
        <w:t xml:space="preserve">ispersion of community composition across years (Anderson et al. 2011). In order to test whether assembling hedgerows had more species and interactions turnover than non-assembling communities, the </w:t>
      </w:r>
      <w:r>
        <w:t>species and interaction temporal turnover</w:t>
      </w:r>
      <w:r>
        <w:t xml:space="preserve"> </w:t>
      </w:r>
      <w:r>
        <w:t xml:space="preserve">estimates </w:t>
      </w:r>
      <w:r>
        <w:t xml:space="preserve">were </w:t>
      </w:r>
      <w:del w:id="108" w:author="Claire Kremen" w:date="2016-10-25T18:25:00Z">
        <w:r w:rsidDel="00C638A6">
          <w:delText>i</w:delText>
        </w:r>
        <w:r w:rsidDel="00C638A6">
          <w:delText xml:space="preserve">ncluded </w:delText>
        </w:r>
      </w:del>
      <w:ins w:id="109" w:author="Claire Kremen" w:date="2016-10-25T18:25:00Z">
        <w:r w:rsidR="00C638A6">
          <w:t>modeled</w:t>
        </w:r>
        <w:r w:rsidR="00C638A6">
          <w:t xml:space="preserve"> </w:t>
        </w:r>
      </w:ins>
      <w:r>
        <w:t>as response</w:t>
      </w:r>
      <w:ins w:id="110" w:author="Claire Kremen" w:date="2016-10-25T18:25:00Z">
        <w:r w:rsidR="00C638A6">
          <w:t>s</w:t>
        </w:r>
      </w:ins>
      <w:r>
        <w:t xml:space="preserve"> </w:t>
      </w:r>
      <w:del w:id="111" w:author="Claire Kremen" w:date="2016-10-25T18:25:00Z">
        <w:r w:rsidDel="00C638A6">
          <w:delText xml:space="preserve">variables </w:delText>
        </w:r>
      </w:del>
      <w:r>
        <w:t xml:space="preserve">in a linear mixed model with site type as an explanatory variable </w:t>
      </w:r>
      <w:del w:id="112" w:author="Claire Kremen" w:date="2016-10-25T18:25:00Z">
        <w:r w:rsidDel="00C638A6">
          <w:delText>along with</w:delText>
        </w:r>
      </w:del>
      <w:ins w:id="113" w:author="Claire Kremen" w:date="2016-10-25T18:25:00Z">
        <w:r w:rsidR="00C638A6">
          <w:t>and</w:t>
        </w:r>
      </w:ins>
      <w:r>
        <w:t xml:space="preserve"> site as a random effect (Bates et al. 2014; Kuznetsova, Bruun Brockhoff, and Haubo Bojesen Christensen 2014).</w:t>
      </w:r>
    </w:p>
    <w:p w14:paraId="2705552C" w14:textId="4ACA4B97" w:rsidR="00411798" w:rsidRDefault="001671A2">
      <w:r>
        <w:t xml:space="preserve">Though species may turnover across years, some groups of species may essentially replace each other if they fill similar roles in the network, occupying the same network position and interacting with similar species. At non-assembling communities, species </w:t>
      </w:r>
      <w:r>
        <w:t>turnover may overestimate the temporal changes in the networks if the interactions occurring in one year are similar to those in the next year when they are weighted by the similarity of their constituent species (Fig. [fig:methods]). We develop a method t</w:t>
      </w:r>
      <w:r>
        <w:t xml:space="preserve">o examine the temporal </w:t>
      </w:r>
      <w:r>
        <w:lastRenderedPageBreak/>
        <w:t>turnover of interactions with weightings based on their similarity. We followed</w:t>
      </w:r>
      <w:ins w:id="114" w:author="Claire Kremen" w:date="2016-10-25T18:27:00Z">
        <w:r w:rsidR="009F5FAD">
          <w:t xml:space="preserve"> the </w:t>
        </w:r>
        <w:r w:rsidR="009F5FAD">
          <w:t>algorithm</w:t>
        </w:r>
        <w:r w:rsidR="009F5FAD">
          <w:t xml:space="preserve"> of</w:t>
        </w:r>
      </w:ins>
      <w:r>
        <w:t xml:space="preserve"> </w:t>
      </w:r>
      <w:proofErr w:type="spellStart"/>
      <w:r>
        <w:t>Ahn</w:t>
      </w:r>
      <w:proofErr w:type="spellEnd"/>
      <w:r>
        <w:t xml:space="preserve">, </w:t>
      </w:r>
      <w:proofErr w:type="spellStart"/>
      <w:r>
        <w:t>Bagrow</w:t>
      </w:r>
      <w:proofErr w:type="spellEnd"/>
      <w:r>
        <w:t xml:space="preserve">, and Lehmann (2010) </w:t>
      </w:r>
      <w:del w:id="115" w:author="Claire Kremen" w:date="2016-10-25T18:27:00Z">
        <w:r w:rsidDel="009F5FAD">
          <w:delText xml:space="preserve">algorithm </w:delText>
        </w:r>
      </w:del>
      <w:r>
        <w:t xml:space="preserve">to </w:t>
      </w:r>
      <w:del w:id="116" w:author="Claire Kremen" w:date="2016-10-25T18:27:00Z">
        <w:r w:rsidDel="009F5FAD">
          <w:delText xml:space="preserve">hierarchically </w:delText>
        </w:r>
      </w:del>
      <w:r>
        <w:t xml:space="preserve">cluster all the interactions (edges) </w:t>
      </w:r>
      <w:ins w:id="117" w:author="Claire Kremen" w:date="2016-10-25T18:27:00Z">
        <w:r w:rsidR="009F5FAD">
          <w:t xml:space="preserve">hierarchically </w:t>
        </w:r>
      </w:ins>
      <w:r>
        <w:t>across sites and years based on their similarity, and bu</w:t>
      </w:r>
      <w:r>
        <w:t xml:space="preserve">ild a dendrogram. The interaction similarity is based how may plants and pollinators (vertices) two edges share (Ahn, Bagrow, and Lehmann 2010; Kalinka and Tomancak 2011). The more species edges shared in common, the shorter the branch length between them </w:t>
      </w:r>
      <w:r>
        <w:t xml:space="preserve">on the dendrogram. We next calculated the temporal turnover of interactions weighted by their similarity, as approximated by “phylogenetic” distance (Graham and Fine 2008; Kembel et al. 2010). </w:t>
      </w:r>
      <w:commentRangeStart w:id="118"/>
      <w:r>
        <w:t xml:space="preserve">When then </w:t>
      </w:r>
      <w:commentRangeEnd w:id="118"/>
      <w:r w:rsidR="009F5FAD">
        <w:rPr>
          <w:rStyle w:val="CommentReference"/>
        </w:rPr>
        <w:commentReference w:id="118"/>
      </w:r>
      <w:r>
        <w:t>use linear models to test whether the weighted turnov</w:t>
      </w:r>
      <w:r>
        <w:t>er of interactions varied between assembling and non-assembling networks (Bates et al. 2014; Kuznetsova, Bruun Brockhoff, and Haubo Bojesen Christensen 2014).</w:t>
      </w:r>
    </w:p>
    <w:p w14:paraId="12A15320" w14:textId="77777777" w:rsidR="00411798" w:rsidRDefault="001671A2">
      <w:pPr>
        <w:pStyle w:val="Heading1"/>
      </w:pPr>
      <w:r>
        <w:t>Temporal changes in interaction patterns</w:t>
      </w:r>
    </w:p>
    <w:p w14:paraId="51FEB9CE" w14:textId="77777777" w:rsidR="00411798" w:rsidRDefault="001671A2">
      <w:pPr>
        <w:pStyle w:val="Heading2"/>
      </w:pPr>
      <w:bookmarkStart w:id="119" w:name="network-structure"/>
      <w:bookmarkEnd w:id="119"/>
      <w:r>
        <w:t>Network structure</w:t>
      </w:r>
    </w:p>
    <w:p w14:paraId="342B031B" w14:textId="77777777" w:rsidR="00411798" w:rsidRDefault="001671A2">
      <w:r>
        <w:t>Any changing points in network structu</w:t>
      </w:r>
      <w:r>
        <w:t>re may contribute to the reorganization of the assembling networks into predictable interaction patterns. Pollination networks exhibit two main structural patterns — modularity (e.g., Olesen et al. 2007) and nestedness (e.g., Bascompte, Jordano, and Olesen</w:t>
      </w:r>
      <w:r>
        <w:t xml:space="preserve"> 2006; Bascompte et al. 2003). In modular networks, interactions are insular, occurring within separate groups or “modules” more often than between modules. Modules in the network may fragment as the network assembles, enhancing modularity. Conversely, nes</w:t>
      </w:r>
      <w:r>
        <w:t xml:space="preserve">ted networks are like a pyramid of interactions, where there are some species that interact with many species, other species that interact with a subset of those species, and so on. If species entering the network tend to interact with the generalist base </w:t>
      </w:r>
      <w:r>
        <w:t>of the network pyramid as would be expected with preferential attachment, nestedness would increase through time. The connectance — the proportion of observed out of possible interactions — would decrease as new, specialist species, preferentially attach t</w:t>
      </w:r>
      <w:r>
        <w:t>o the core. Lastly, the overall level of network specialization may change as the community assembles. Network-level specialization will increase if specialist species colonize the network or species begin to limit their interaction niche breath as the net</w:t>
      </w:r>
      <w:r>
        <w:t>work assembles (Blüthgen, Menzel, and Blüthgen 2006).</w:t>
      </w:r>
    </w:p>
    <w:p w14:paraId="7122F288" w14:textId="77777777" w:rsidR="00411798" w:rsidRDefault="001671A2">
      <w:r>
        <w:t>To evaluate network nestedness, we used the estimator weighted NODF (Almeida-neto et al. 2008). NODF evaluates whether species with fewer partners interact with subsets of partners with which more conne</w:t>
      </w:r>
      <w:r>
        <w:t>cted species interact (Almeida-neto et al. 2008). To estimate modularity, we use a hierarchical clustering algorithm (Newman and Girvan 2004; Csardi and Nepusz 2006). We evaluate network specialization with the metric H2, which estimates the deviation of t</w:t>
      </w:r>
      <w:r>
        <w:t>he observed interaction frequency between plants and pollinators from a null expectation where all partners interact in proportion to their abundances (Blüthgen, Menzel, and Blüthgen 2006). It ranges from zero for generalized networks to one for specialize</w:t>
      </w:r>
      <w:r>
        <w:t xml:space="preserve">d networks. We calculated standardized </w:t>
      </w:r>
      <m:oMath>
        <m:r>
          <m:rPr>
            <m:sty m:val="p"/>
          </m:rPr>
          <w:rPr>
            <w:rFonts w:ascii="Cambria Math" w:hAnsi="Cambria Math"/>
          </w:rPr>
          <m:t>z</m:t>
        </m:r>
      </m:oMath>
      <w:r>
        <w:t xml:space="preserve">-scores so that nestedness, modularity and specialization metrics could be compared across communities. The </w:t>
      </w:r>
      <m:oMath>
        <m:r>
          <m:rPr>
            <m:sty m:val="p"/>
          </m:rPr>
          <w:rPr>
            <w:rFonts w:ascii="Cambria Math" w:hAnsi="Cambria Math"/>
          </w:rPr>
          <m:t>z</m:t>
        </m:r>
      </m:oMath>
      <w:r>
        <w:t xml:space="preserve">-scores were calculated by generating an ensemble of </w:t>
      </w:r>
      <m:oMath>
        <m:r>
          <m:rPr>
            <m:sty m:val="p"/>
          </m:rPr>
          <w:rPr>
            <w:rFonts w:ascii="Cambria Math" w:hAnsi="Cambria Math"/>
          </w:rPr>
          <m:t>999</m:t>
        </m:r>
      </m:oMath>
      <w:r>
        <w:t xml:space="preserve"> randomly assembled communities, subtracting the me</w:t>
      </w:r>
      <w:r>
        <w:t xml:space="preserve">an of the statistic calculated across these communities </w:t>
      </w:r>
      <w:r>
        <w:lastRenderedPageBreak/>
        <w:t>from the observed value, and then dividing by the standard deviation. To assemble random communities, we reshuffled the interactions between species but fixed the total number of interactions, species</w:t>
      </w:r>
      <w:r>
        <w:t xml:space="preserve"> and interaction frequency distributions (Galeano, Pastor, and Iriondo 2009).</w:t>
      </w:r>
    </w:p>
    <w:p w14:paraId="64BF2F6F" w14:textId="3B4D4211" w:rsidR="00411798" w:rsidRDefault="001671A2">
      <w:r>
        <w:t>To test whether network modularity, nestedness, connectance or specialization changed linearly with assembly, we use</w:t>
      </w:r>
      <w:ins w:id="120" w:author="Claire Kremen" w:date="2016-10-25T18:31:00Z">
        <w:r w:rsidR="00064F8F">
          <w:t>d</w:t>
        </w:r>
      </w:ins>
      <w:r>
        <w:t xml:space="preserve"> linear mixed models with the descriptive network metrics as t</w:t>
      </w:r>
      <w:r>
        <w:t xml:space="preserve">he response variable, year of assembly as the explanatory variable, and random effects of site and year. The number of species in a network </w:t>
      </w:r>
      <w:del w:id="121" w:author="Claire Kremen" w:date="2016-10-25T18:31:00Z">
        <w:r w:rsidDel="00064F8F">
          <w:delText xml:space="preserve">affects </w:delText>
        </w:r>
      </w:del>
      <w:r>
        <w:t>affects the patterns of interaction possible, so we also examined the change in plant and pollinator species</w:t>
      </w:r>
      <w:r>
        <w:t xml:space="preserve"> richness through time. We employ generalized linear mixed models with Poisson error to model richness. We scaled explanatory variables.</w:t>
      </w:r>
    </w:p>
    <w:p w14:paraId="158BA20C" w14:textId="77777777" w:rsidR="00411798" w:rsidRDefault="001671A2">
      <w:pPr>
        <w:pStyle w:val="Heading2"/>
      </w:pPr>
      <w:bookmarkStart w:id="122" w:name="network-robustness"/>
      <w:bookmarkEnd w:id="122"/>
      <w:r>
        <w:t>Network robustness</w:t>
      </w:r>
    </w:p>
    <w:p w14:paraId="28D46F57" w14:textId="1F2B90AC" w:rsidR="00411798" w:rsidRDefault="001671A2">
      <w:r>
        <w:t>Lastly, we</w:t>
      </w:r>
      <w:commentRangeStart w:id="123"/>
      <w:r>
        <w:t xml:space="preserve"> test</w:t>
      </w:r>
      <w:ins w:id="124" w:author="Claire Kremen" w:date="2016-10-25T18:32:00Z">
        <w:r w:rsidR="00064F8F">
          <w:t>ed</w:t>
        </w:r>
      </w:ins>
      <w:r>
        <w:t xml:space="preserve"> </w:t>
      </w:r>
      <w:commentRangeEnd w:id="123"/>
      <w:r w:rsidR="00064F8F">
        <w:rPr>
          <w:rStyle w:val="CommentReference"/>
        </w:rPr>
        <w:commentReference w:id="123"/>
      </w:r>
      <w:r>
        <w:t xml:space="preserve">whether the changes in interaction patterns associated with network assembly affect </w:t>
      </w:r>
      <w:r>
        <w:t>the robustness of the network to species loss and cascading perturbations. Following Memmott, Waser, and Price (2004), we simulate</w:t>
      </w:r>
      <w:ins w:id="125" w:author="Claire Kremen" w:date="2016-10-25T18:32:00Z">
        <w:r w:rsidR="00064F8F">
          <w:t>d</w:t>
        </w:r>
      </w:ins>
      <w:r>
        <w:t xml:space="preserve"> plant species extinction and the subsequent extinction cascades of pollinator species. Because the reproduction of plant spec</w:t>
      </w:r>
      <w:r>
        <w:t>ies i</w:t>
      </w:r>
      <w:ins w:id="126" w:author="Claire Kremen" w:date="2016-10-25T18:32:00Z">
        <w:r w:rsidR="00064F8F">
          <w:t>s</w:t>
        </w:r>
      </w:ins>
      <w:del w:id="127" w:author="Claire Kremen" w:date="2016-10-25T18:32:00Z">
        <w:r w:rsidDel="00064F8F">
          <w:delText>f</w:delText>
        </w:r>
      </w:del>
      <w:r>
        <w:t xml:space="preserve"> facilitated by active restoration efforts, it is unlikely the extinction of pollinator species would affect plant populations in the hedgerows. However, plants ceasing to bloom, for example in response to drought, will likely affect the pollinators </w:t>
      </w:r>
      <w:r>
        <w:t>that depend on them. We eliminate</w:t>
      </w:r>
      <w:ins w:id="128" w:author="Claire Kremen" w:date="2016-10-25T18:32:00Z">
        <w:r w:rsidR="00064F8F">
          <w:t>d</w:t>
        </w:r>
      </w:ins>
      <w:r>
        <w:t xml:space="preserve"> plants species based on their degree or abundance, and then calculate</w:t>
      </w:r>
      <w:ins w:id="129" w:author="Claire Kremen" w:date="2016-10-25T18:33:00Z">
        <w:r w:rsidR="00064F8F">
          <w:t>d</w:t>
        </w:r>
      </w:ins>
      <w:r>
        <w:t xml:space="preserve"> the number of pollinators that secondarily went extinct. The area below the extinction curve is an estimate of network robustness (Memmott, Waser, and P</w:t>
      </w:r>
      <w:r>
        <w:t>rice 2004; Dormann, Gruber, and Fründ 2008).</w:t>
      </w:r>
    </w:p>
    <w:p w14:paraId="78C0334B" w14:textId="06CEF5BC" w:rsidR="00411798" w:rsidRDefault="001671A2">
      <w:r>
        <w:t xml:space="preserve">We also explored how the robustness to cascading perturbations changed as </w:t>
      </w:r>
      <w:ins w:id="130" w:author="Claire Kremen" w:date="2016-10-25T18:33:00Z">
        <w:r w:rsidR="00064F8F">
          <w:t xml:space="preserve">the </w:t>
        </w:r>
      </w:ins>
      <w:r>
        <w:t>community assembled, using algebraic connectivity — the second smallest eigenvalue of the Laplacian matrix (Fiedler 1973) — as a proxy fo</w:t>
      </w:r>
      <w:r>
        <w:t xml:space="preserve">r network robustness (Gaiarsa et al., submitted). Algebraic connectivity relates to how difficult it is to turn a network into completely disconnected groups of species (Costa et al. 2007), </w:t>
      </w:r>
      <w:commentRangeStart w:id="131"/>
      <w:r>
        <w:t xml:space="preserve">and has implications </w:t>
      </w:r>
      <w:del w:id="132" w:author="Claire Kremen" w:date="2016-10-25T18:33:00Z">
        <w:r w:rsidDel="00064F8F">
          <w:delText xml:space="preserve">to </w:delText>
        </w:r>
      </w:del>
      <w:ins w:id="133" w:author="Claire Kremen" w:date="2016-10-25T18:33:00Z">
        <w:r w:rsidR="00064F8F">
          <w:t>for</w:t>
        </w:r>
        <w:r w:rsidR="00064F8F">
          <w:t xml:space="preserve"> </w:t>
        </w:r>
      </w:ins>
      <w:r>
        <w:t>how integrated is the dynamics of the elem</w:t>
      </w:r>
      <w:r>
        <w:t>ents of the networks (</w:t>
      </w:r>
      <w:commentRangeEnd w:id="131"/>
      <w:r w:rsidR="00064F8F">
        <w:rPr>
          <w:rStyle w:val="CommentReference"/>
        </w:rPr>
        <w:commentReference w:id="131"/>
      </w:r>
      <w:proofErr w:type="spellStart"/>
      <w:r>
        <w:t>Gibert</w:t>
      </w:r>
      <w:proofErr w:type="spellEnd"/>
      <w:r>
        <w:t xml:space="preserve"> et al. 2013). The larger the algebraic connectivity, </w:t>
      </w:r>
      <w:commentRangeStart w:id="134"/>
      <w:r>
        <w:t>the more robust a network is to cascading perturbations, and the easier it is to break the community into isolated groups of species</w:t>
      </w:r>
      <w:commentRangeEnd w:id="134"/>
      <w:r w:rsidR="00064F8F">
        <w:rPr>
          <w:rStyle w:val="CommentReference"/>
        </w:rPr>
        <w:commentReference w:id="134"/>
      </w:r>
      <w:r>
        <w:t xml:space="preserve"> (</w:t>
      </w:r>
      <w:proofErr w:type="spellStart"/>
      <w:r>
        <w:t>Gaiarsa</w:t>
      </w:r>
      <w:proofErr w:type="spellEnd"/>
      <w:r>
        <w:t xml:space="preserve"> et al., submitted).</w:t>
      </w:r>
    </w:p>
    <w:p w14:paraId="007CCA86" w14:textId="77777777" w:rsidR="00411798" w:rsidRDefault="001671A2">
      <w:pPr>
        <w:pStyle w:val="Heading1"/>
      </w:pPr>
      <w:bookmarkStart w:id="135" w:name="sec:results"/>
      <w:bookmarkEnd w:id="135"/>
      <w:r>
        <w:t>Results</w:t>
      </w:r>
    </w:p>
    <w:p w14:paraId="4E7216F9" w14:textId="77777777" w:rsidR="00411798" w:rsidRDefault="001671A2">
      <w:r>
        <w:t>Over</w:t>
      </w:r>
      <w:r>
        <w:t xml:space="preserve"> eight years and </w:t>
      </w:r>
      <m:oMath>
        <m:r>
          <m:rPr>
            <m:sty m:val="p"/>
          </m:rPr>
          <w:rPr>
            <w:rFonts w:ascii="Cambria Math" w:hAnsi="Cambria Math"/>
          </w:rPr>
          <m:t>747</m:t>
        </m:r>
      </m:oMath>
      <w:r>
        <w:t xml:space="preserve"> samples, we collected and identified </w:t>
      </w:r>
      <m:oMath>
        <m:r>
          <m:rPr>
            <m:sty m:val="p"/>
          </m:rPr>
          <w:rPr>
            <w:rFonts w:ascii="Cambria Math" w:hAnsi="Cambria Math"/>
          </w:rPr>
          <m:t>19,547</m:t>
        </m:r>
      </m:oMath>
      <w:r>
        <w:t xml:space="preserve"> wild bees and syrphids comprising </w:t>
      </w:r>
      <m:oMath>
        <m:r>
          <m:rPr>
            <m:sty m:val="p"/>
          </m:rPr>
          <w:rPr>
            <w:rFonts w:ascii="Cambria Math" w:hAnsi="Cambria Math"/>
          </w:rPr>
          <m:t>173</m:t>
        </m:r>
      </m:oMath>
      <w:r>
        <w:t xml:space="preserve"> species from </w:t>
      </w:r>
      <m:oMath>
        <m:r>
          <m:rPr>
            <m:sty m:val="p"/>
          </m:rPr>
          <w:rPr>
            <w:rFonts w:ascii="Cambria Math" w:hAnsi="Cambria Math"/>
          </w:rPr>
          <m:t>50</m:t>
        </m:r>
      </m:oMath>
      <w:r>
        <w:t xml:space="preserve"> genera. We observed </w:t>
      </w:r>
      <m:oMath>
        <m:r>
          <m:rPr>
            <m:sty m:val="p"/>
          </m:rPr>
          <w:rPr>
            <w:rFonts w:ascii="Cambria Math" w:hAnsi="Cambria Math"/>
          </w:rPr>
          <m:t>1,521</m:t>
        </m:r>
      </m:oMath>
      <w:r>
        <w:t xml:space="preserve"> unique interactions between plants and pollinators.</w:t>
      </w:r>
    </w:p>
    <w:p w14:paraId="09E83351" w14:textId="77777777" w:rsidR="00411798" w:rsidRDefault="001671A2">
      <w:pPr>
        <w:pStyle w:val="Heading2"/>
      </w:pPr>
      <w:bookmarkStart w:id="136" w:name="change-point-analysis-1"/>
      <w:bookmarkEnd w:id="136"/>
      <w:r>
        <w:lastRenderedPageBreak/>
        <w:t>Change point analysis</w:t>
      </w:r>
    </w:p>
    <w:p w14:paraId="2C0555BC" w14:textId="77777777" w:rsidR="00411798" w:rsidRDefault="001671A2">
      <w:pPr>
        <w:pStyle w:val="Heading3"/>
      </w:pPr>
      <w:bookmarkStart w:id="137" w:name="identifying-change-points-1"/>
      <w:bookmarkEnd w:id="137"/>
      <w:r>
        <w:t>Identifying change points</w:t>
      </w:r>
    </w:p>
    <w:p w14:paraId="63B6E6AF" w14:textId="0DB28F2A" w:rsidR="00411798" w:rsidRDefault="001671A2">
      <w:r>
        <w:t>The majorit</w:t>
      </w:r>
      <w:r>
        <w:t>y (</w:t>
      </w:r>
      <m:oMath>
        <m:r>
          <m:rPr>
            <m:sty m:val="p"/>
          </m:rPr>
          <w:rPr>
            <w:rFonts w:ascii="Cambria Math" w:hAnsi="Cambria Math"/>
          </w:rPr>
          <m:t>76%</m:t>
        </m:r>
      </m:oMath>
      <w:r>
        <w:t xml:space="preserve">) of the sites underwent at least one significant interaction reorganization (Fig. [fig:changePoints], [fig:changePoints2]). All five of the assembling hedgerows experienced network changing points, whereas only </w:t>
      </w:r>
      <m:oMath>
        <m:r>
          <m:rPr>
            <m:sty m:val="p"/>
          </m:rPr>
          <w:rPr>
            <w:rFonts w:ascii="Cambria Math" w:hAnsi="Cambria Math"/>
          </w:rPr>
          <m:t>40%</m:t>
        </m:r>
      </m:oMath>
      <w:r>
        <w:t xml:space="preserve"> and </w:t>
      </w:r>
      <m:oMath>
        <m:r>
          <m:rPr>
            <m:sty m:val="p"/>
          </m:rPr>
          <w:rPr>
            <w:rFonts w:ascii="Cambria Math" w:hAnsi="Cambria Math"/>
          </w:rPr>
          <m:t>81%</m:t>
        </m:r>
      </m:oMath>
      <w:r>
        <w:t xml:space="preserve"> of non-assembling hedgerow</w:t>
      </w:r>
      <w:r>
        <w:t>s and field margins, respectively, underwent significant interaction reorganizations. Assembling hedgerows had significantly more changing points than the non-assembling networks (estimate of the difference in the odds ratios between assembling and non-ass</w:t>
      </w:r>
      <w:r>
        <w:t xml:space="preserve">embling networks, </w:t>
      </w:r>
      <m:oMath>
        <m:r>
          <m:rPr>
            <m:sty m:val="p"/>
          </m:rPr>
          <w:rPr>
            <w:rFonts w:ascii="Cambria Math" w:hAnsi="Cambria Math"/>
          </w:rPr>
          <m:t>3.316</m:t>
        </m:r>
      </m:oMath>
      <w:r>
        <w:t xml:space="preserve">, </w:t>
      </w:r>
      <m:oMath>
        <m:r>
          <m:rPr>
            <m:sty m:val="p"/>
          </m:rPr>
          <w:rPr>
            <w:rFonts w:ascii="Cambria Math" w:hAnsi="Cambria Math"/>
          </w:rPr>
          <m:t>95%</m:t>
        </m:r>
      </m:oMath>
      <w:r>
        <w:t xml:space="preserve"> CI </w:t>
      </w:r>
      <m:oMath>
        <m:r>
          <m:rPr>
            <m:sty m:val="p"/>
          </m:rPr>
          <w:rPr>
            <w:rFonts w:ascii="Cambria Math" w:hAnsi="Cambria Math"/>
          </w:rPr>
          <m:t>[1.314,8.572]</m:t>
        </m:r>
      </m:oMath>
      <w:r>
        <w:t xml:space="preserve">, </w:t>
      </w:r>
      <m:oMath>
        <m:r>
          <m:rPr>
            <m:sty m:val="p"/>
          </m:rPr>
          <w:rPr>
            <w:rFonts w:ascii="Cambria Math" w:hAnsi="Cambria Math"/>
          </w:rPr>
          <m:t>p</m:t>
        </m:r>
      </m:oMath>
      <w:r>
        <w:t xml:space="preserve">-value= </w:t>
      </w:r>
      <m:oMath>
        <m:r>
          <m:rPr>
            <m:sty m:val="p"/>
          </m:rPr>
          <w:rPr>
            <w:rFonts w:ascii="Cambria Math" w:hAnsi="Cambria Math"/>
          </w:rPr>
          <m:t>0.0117</m:t>
        </m:r>
      </m:oMath>
      <w:r>
        <w:t xml:space="preserve">). Network assembly following restoration is thus punctuated by more interaction reorganizations than would be expected by environmental shifts alone that would </w:t>
      </w:r>
      <w:proofErr w:type="spellStart"/>
      <w:proofErr w:type="gramStart"/>
      <w:r>
        <w:t>effect</w:t>
      </w:r>
      <w:proofErr w:type="spellEnd"/>
      <w:proofErr w:type="gramEnd"/>
      <w:r>
        <w:t xml:space="preserve"> </w:t>
      </w:r>
      <w:ins w:id="138" w:author="Claire Kremen" w:date="2016-10-25T18:36:00Z">
        <w:r w:rsidR="00846C95">
          <w:t xml:space="preserve">control </w:t>
        </w:r>
      </w:ins>
      <w:r>
        <w:t xml:space="preserve">assembling and non-assembling networks </w:t>
      </w:r>
      <w:del w:id="139" w:author="Claire Kremen" w:date="2016-10-25T18:36:00Z">
        <w:r w:rsidDel="00846C95">
          <w:delText>equally</w:delText>
        </w:r>
      </w:del>
      <w:ins w:id="140" w:author="Claire Kremen" w:date="2016-10-25T18:36:00Z">
        <w:r w:rsidR="00846C95">
          <w:t>similarly</w:t>
        </w:r>
      </w:ins>
      <w:r>
        <w:t>.</w:t>
      </w:r>
    </w:p>
    <w:p w14:paraId="7ABCBC29" w14:textId="77777777" w:rsidR="00411798" w:rsidRDefault="001671A2">
      <w:pPr>
        <w:pStyle w:val="Heading3"/>
      </w:pPr>
      <w:bookmarkStart w:id="141" w:name="characteristics-of-species-that-contribu"/>
      <w:bookmarkEnd w:id="141"/>
      <w:r>
        <w:t>Characteristics of species that contribu</w:t>
      </w:r>
      <w:r>
        <w:t>te to change points</w:t>
      </w:r>
    </w:p>
    <w:p w14:paraId="358B6303" w14:textId="77777777" w:rsidR="00411798" w:rsidRDefault="001671A2">
      <w:r>
        <w:t xml:space="preserve">In contradiction to the predictions of assembly by preferential attachment, both pollinator persistence and degree were positively related to network position variability (Fig. [fig:cv], estimate of the slope of </w:t>
      </w:r>
      <w:commentRangeStart w:id="142"/>
      <w:r>
        <w:t>closeness centrality var</w:t>
      </w:r>
      <w:r>
        <w:t xml:space="preserve">iability and persistence </w:t>
      </w:r>
      <m:oMath>
        <m:r>
          <m:rPr>
            <m:sty m:val="p"/>
          </m:rPr>
          <w:rPr>
            <w:rFonts w:ascii="Cambria Math" w:hAnsi="Cambria Math"/>
          </w:rPr>
          <m:t>±</m:t>
        </m:r>
      </m:oMath>
      <w:r>
        <w:t xml:space="preserve"> standard error of the estimate, </w:t>
      </w:r>
      <m:oMath>
        <m:r>
          <m:rPr>
            <m:sty m:val="p"/>
          </m:rPr>
          <w:rPr>
            <w:rFonts w:ascii="Cambria Math" w:hAnsi="Cambria Math"/>
          </w:rPr>
          <m:t>0.653±0.225</m:t>
        </m:r>
      </m:oMath>
      <w:r>
        <w:t xml:space="preserve">, </w:t>
      </w:r>
      <m:oMath>
        <m:r>
          <m:rPr>
            <m:sty m:val="p"/>
          </m:rPr>
          <w:rPr>
            <w:rFonts w:ascii="Cambria Math" w:hAnsi="Cambria Math"/>
          </w:rPr>
          <m:t>p</m:t>
        </m:r>
      </m:oMath>
      <w:r>
        <w:t>-value=</w:t>
      </w:r>
      <m:oMath>
        <m:r>
          <m:rPr>
            <m:sty m:val="p"/>
          </m:rPr>
          <w:rPr>
            <w:rFonts w:ascii="Cambria Math" w:hAnsi="Cambria Math"/>
          </w:rPr>
          <m:t>0.009</m:t>
        </m:r>
      </m:oMath>
      <w:r>
        <w:t xml:space="preserve">; slope of closeness centrality variability and degree, </w:t>
      </w:r>
      <m:oMath>
        <m:r>
          <m:rPr>
            <m:sty m:val="p"/>
          </m:rPr>
          <w:rPr>
            <w:rFonts w:ascii="Cambria Math" w:hAnsi="Cambria Math"/>
          </w:rPr>
          <m:t>0.008±0.002</m:t>
        </m:r>
      </m:oMath>
      <w:r>
        <w:t xml:space="preserve">, </w:t>
      </w:r>
      <m:oMath>
        <m:r>
          <m:rPr>
            <m:sty m:val="p"/>
          </m:rPr>
          <w:rPr>
            <w:rFonts w:ascii="Cambria Math" w:hAnsi="Cambria Math"/>
          </w:rPr>
          <m:t>p</m:t>
        </m:r>
      </m:oMath>
      <w:r>
        <w:t>-value=</w:t>
      </w:r>
      <m:oMath>
        <m:r>
          <m:rPr>
            <m:sty m:val="p"/>
          </m:rPr>
          <w:rPr>
            <w:rFonts w:ascii="Cambria Math" w:hAnsi="Cambria Math"/>
          </w:rPr>
          <m:t>0.002</m:t>
        </m:r>
      </m:oMath>
      <w:r>
        <w:t xml:space="preserve">). </w:t>
      </w:r>
      <w:commentRangeEnd w:id="142"/>
      <w:r w:rsidR="00CA3C26">
        <w:rPr>
          <w:rStyle w:val="CommentReference"/>
        </w:rPr>
        <w:commentReference w:id="142"/>
      </w:r>
      <w:r>
        <w:t>In addition, plant persistence and degree were not significantly related to network po</w:t>
      </w:r>
      <w:r>
        <w:t xml:space="preserve">sition variability (Fig. [fig:cv], estimate of the slope of closeness variability and persistence </w:t>
      </w:r>
      <m:oMath>
        <m:r>
          <m:rPr>
            <m:sty m:val="p"/>
          </m:rPr>
          <w:rPr>
            <w:rFonts w:ascii="Cambria Math" w:hAnsi="Cambria Math"/>
          </w:rPr>
          <m:t>±</m:t>
        </m:r>
      </m:oMath>
      <w:r>
        <w:t xml:space="preserve"> SE, </w:t>
      </w:r>
      <m:oMath>
        <m:r>
          <m:rPr>
            <m:sty m:val="p"/>
          </m:rPr>
          <w:rPr>
            <w:rFonts w:ascii="Cambria Math" w:hAnsi="Cambria Math"/>
          </w:rPr>
          <m:t>-</m:t>
        </m:r>
        <m:r>
          <m:rPr>
            <m:sty m:val="p"/>
          </m:rPr>
          <w:rPr>
            <w:rFonts w:ascii="Cambria Math" w:hAnsi="Cambria Math"/>
          </w:rPr>
          <m:t>2.063±3.091</m:t>
        </m:r>
      </m:oMath>
      <w:r>
        <w:t xml:space="preserve">, </w:t>
      </w:r>
      <m:oMath>
        <m:r>
          <m:rPr>
            <m:sty m:val="p"/>
          </m:rPr>
          <w:rPr>
            <w:rFonts w:ascii="Cambria Math" w:hAnsi="Cambria Math"/>
          </w:rPr>
          <m:t>p</m:t>
        </m:r>
      </m:oMath>
      <w:r>
        <w:t>-value=</w:t>
      </w:r>
      <m:oMath>
        <m:r>
          <m:rPr>
            <m:sty m:val="p"/>
          </m:rPr>
          <w:rPr>
            <w:rFonts w:ascii="Cambria Math" w:hAnsi="Cambria Math"/>
          </w:rPr>
          <m:t>0.5</m:t>
        </m:r>
      </m:oMath>
      <w:r>
        <w:t xml:space="preserve">; slope of closeness variability and degree, </w:t>
      </w:r>
      <m:oMath>
        <m:r>
          <m:rPr>
            <m:sty m:val="p"/>
          </m:rPr>
          <w:rPr>
            <w:rFonts w:ascii="Cambria Math" w:hAnsi="Cambria Math"/>
          </w:rPr>
          <m:t>0.0018±0.002</m:t>
        </m:r>
      </m:oMath>
      <w:r>
        <w:t xml:space="preserve">, </w:t>
      </w:r>
      <m:oMath>
        <m:r>
          <m:rPr>
            <m:sty m:val="p"/>
          </m:rPr>
          <w:rPr>
            <w:rFonts w:ascii="Cambria Math" w:hAnsi="Cambria Math"/>
          </w:rPr>
          <m:t>p</m:t>
        </m:r>
      </m:oMath>
      <w:r>
        <w:t>-value=</w:t>
      </w:r>
      <m:oMath>
        <m:r>
          <m:rPr>
            <m:sty m:val="p"/>
          </m:rPr>
          <w:rPr>
            <w:rFonts w:ascii="Cambria Math" w:hAnsi="Cambria Math"/>
          </w:rPr>
          <m:t>0.3</m:t>
        </m:r>
      </m:oMath>
      <w:r>
        <w:t>). The variability of species network position was not th</w:t>
      </w:r>
      <w:r>
        <w:t xml:space="preserve">e result of closeness linearly increasing through time, and, in fact, plant and pollinator closeness decreased slightly through time (Fig. S2, estimate of the slope of closeness through time </w:t>
      </w:r>
      <m:oMath>
        <m:r>
          <m:rPr>
            <m:sty m:val="p"/>
          </m:rPr>
          <w:rPr>
            <w:rFonts w:ascii="Cambria Math" w:hAnsi="Cambria Math"/>
          </w:rPr>
          <m:t>±</m:t>
        </m:r>
      </m:oMath>
      <w:r>
        <w:t xml:space="preserve"> SE, pollinators: </w:t>
      </w:r>
      <m:oMath>
        <m:r>
          <m:rPr>
            <m:sty m:val="p"/>
          </m:rPr>
          <w:rPr>
            <w:rFonts w:ascii="Cambria Math" w:hAnsi="Cambria Math"/>
          </w:rPr>
          <m:t>-</m:t>
        </m:r>
        <m:r>
          <m:rPr>
            <m:sty m:val="p"/>
          </m:rPr>
          <w:rPr>
            <w:rFonts w:ascii="Cambria Math" w:hAnsi="Cambria Math"/>
          </w:rPr>
          <m:t>0.0003±0.00005</m:t>
        </m:r>
      </m:oMath>
      <w:r>
        <w:t xml:space="preserve">, </w:t>
      </w:r>
      <m:oMath>
        <m:r>
          <m:rPr>
            <m:sty m:val="p"/>
          </m:rPr>
          <w:rPr>
            <w:rFonts w:ascii="Cambria Math" w:hAnsi="Cambria Math"/>
          </w:rPr>
          <m:t>p</m:t>
        </m:r>
      </m:oMath>
      <w:r>
        <w:t>-value=</w:t>
      </w:r>
      <m:oMath>
        <m:r>
          <m:rPr>
            <m:sty m:val="p"/>
          </m:rPr>
          <w:rPr>
            <w:rFonts w:ascii="Cambria Math" w:hAnsi="Cambria Math"/>
          </w:rPr>
          <m:t>2.7*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rPr>
              <m:t>12</m:t>
            </m:r>
          </m:sup>
        </m:sSup>
      </m:oMath>
      <w:r>
        <w:t xml:space="preserve">; plants </w:t>
      </w:r>
      <m:oMath>
        <m:r>
          <m:rPr>
            <m:sty m:val="p"/>
          </m:rPr>
          <w:rPr>
            <w:rFonts w:ascii="Cambria Math" w:hAnsi="Cambria Math"/>
          </w:rPr>
          <m:t>-</m:t>
        </m:r>
        <m:r>
          <m:rPr>
            <m:sty m:val="p"/>
          </m:rPr>
          <w:rPr>
            <w:rFonts w:ascii="Cambria Math" w:hAnsi="Cambria Math"/>
          </w:rPr>
          <m:t>0.</m:t>
        </m:r>
        <m:r>
          <m:rPr>
            <m:sty m:val="p"/>
          </m:rPr>
          <w:rPr>
            <w:rFonts w:ascii="Cambria Math" w:hAnsi="Cambria Math"/>
          </w:rPr>
          <m:t>007±0.001</m:t>
        </m:r>
      </m:oMath>
      <w:r>
        <w:t xml:space="preserve">, </w:t>
      </w:r>
      <m:oMath>
        <m:r>
          <m:rPr>
            <m:sty m:val="p"/>
          </m:rPr>
          <w:rPr>
            <w:rFonts w:ascii="Cambria Math" w:hAnsi="Cambria Math"/>
          </w:rPr>
          <m:t>p</m:t>
        </m:r>
      </m:oMath>
      <w:r>
        <w:t>-value=</w:t>
      </w:r>
      <m:oMath>
        <m:r>
          <m:rPr>
            <m:sty m:val="p"/>
          </m:rPr>
          <w:rPr>
            <w:rFonts w:ascii="Cambria Math" w:hAnsi="Cambria Math"/>
          </w:rPr>
          <m:t>1.4*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rPr>
              <m:t>6</m:t>
            </m:r>
          </m:sup>
        </m:sSup>
      </m:oMath>
      <w:r>
        <w:t>). Through statistically significant, the slopes are so slight they may not be biologically significant.</w:t>
      </w:r>
    </w:p>
    <w:p w14:paraId="3F623624" w14:textId="77777777" w:rsidR="00411798" w:rsidRDefault="001671A2">
      <w:pPr>
        <w:pStyle w:val="Heading2"/>
      </w:pPr>
      <w:bookmarkStart w:id="143" w:name="species-and-interaction-turnover-1"/>
      <w:bookmarkEnd w:id="143"/>
      <w:r>
        <w:t>Species and interaction turnover</w:t>
      </w:r>
    </w:p>
    <w:p w14:paraId="35C3EAEE" w14:textId="77777777" w:rsidR="00411798" w:rsidRDefault="001671A2">
      <w:r>
        <w:t>The rates of plant, pollinator and interaction temporal turnover were similar across assemb</w:t>
      </w:r>
      <w:r>
        <w:t xml:space="preserve">ling hedgerows, non-assembling hedgerows and field margins, though mature hedgerows has marginally significantly less pollinator turnover than field margins (Fig. [fig:beta], estimate </w:t>
      </w:r>
      <m:oMath>
        <m:r>
          <m:rPr>
            <m:sty m:val="p"/>
          </m:rPr>
          <w:rPr>
            <w:rFonts w:ascii="Cambria Math" w:hAnsi="Cambria Math"/>
          </w:rPr>
          <m:t>±</m:t>
        </m:r>
      </m:oMath>
      <w:r>
        <w:t xml:space="preserve"> SE of the difference in turnover between field margins and mature hedg</w:t>
      </w:r>
      <w:r>
        <w:t xml:space="preserve">erows, </w:t>
      </w:r>
      <m:oMath>
        <m:r>
          <m:rPr>
            <m:sty m:val="p"/>
          </m:rPr>
          <w:rPr>
            <w:rFonts w:ascii="Cambria Math" w:hAnsi="Cambria Math"/>
          </w:rPr>
          <m:t>-</m:t>
        </m:r>
        <m:r>
          <m:rPr>
            <m:sty m:val="p"/>
          </m:rPr>
          <w:rPr>
            <w:rFonts w:ascii="Cambria Math" w:hAnsi="Cambria Math"/>
          </w:rPr>
          <m:t>0.0498±0.026</m:t>
        </m:r>
      </m:oMath>
      <w:r>
        <w:t xml:space="preserve">, </w:t>
      </w:r>
      <m:oMath>
        <m:r>
          <m:rPr>
            <m:sty m:val="p"/>
          </m:rPr>
          <w:rPr>
            <w:rFonts w:ascii="Cambria Math" w:hAnsi="Cambria Math"/>
          </w:rPr>
          <m:t>p</m:t>
        </m:r>
      </m:oMath>
      <w:r>
        <w:t>-value=</w:t>
      </w:r>
      <m:oMath>
        <m:r>
          <m:rPr>
            <m:sty m:val="p"/>
          </m:rPr>
          <w:rPr>
            <w:rFonts w:ascii="Cambria Math" w:hAnsi="Cambria Math"/>
          </w:rPr>
          <m:t>0.058</m:t>
        </m:r>
      </m:oMath>
      <w:r>
        <w:t xml:space="preserve">). When interactions where weighted by their similarity, both assembling and mature hedgerows had higher rates of turnover than field margins (Fig. [fig:beta], estimate </w:t>
      </w:r>
      <m:oMath>
        <m:r>
          <m:rPr>
            <m:sty m:val="p"/>
          </m:rPr>
          <w:rPr>
            <w:rFonts w:ascii="Cambria Math" w:hAnsi="Cambria Math"/>
          </w:rPr>
          <m:t>±</m:t>
        </m:r>
      </m:oMath>
      <w:r>
        <w:t xml:space="preserve"> SE of the difference in turnover between field mar</w:t>
      </w:r>
      <w:r>
        <w:t xml:space="preserve">gins and assembling hedgerows, </w:t>
      </w:r>
      <m:oMath>
        <m:r>
          <m:rPr>
            <m:sty m:val="p"/>
          </m:rPr>
          <w:rPr>
            <w:rFonts w:ascii="Cambria Math" w:hAnsi="Cambria Math"/>
          </w:rPr>
          <m:t>0.115±0.027</m:t>
        </m:r>
      </m:oMath>
      <w:r>
        <w:t xml:space="preserve">, </w:t>
      </w:r>
      <m:oMath>
        <m:r>
          <m:rPr>
            <m:sty m:val="p"/>
          </m:rPr>
          <w:rPr>
            <w:rFonts w:ascii="Cambria Math" w:hAnsi="Cambria Math"/>
          </w:rPr>
          <m:t>p</m:t>
        </m:r>
      </m:oMath>
      <w:r>
        <w:t>-value=</w:t>
      </w:r>
      <m:oMath>
        <m:r>
          <m:rPr>
            <m:sty m:val="p"/>
          </m:rPr>
          <w:rPr>
            <w:rFonts w:ascii="Cambria Math" w:hAnsi="Cambria Math"/>
          </w:rPr>
          <m:t>0.0002</m:t>
        </m:r>
      </m:oMath>
      <w:r>
        <w:t xml:space="preserve">; field margins and mature hedgerows, </w:t>
      </w:r>
      <m:oMath>
        <m:r>
          <m:rPr>
            <m:sty m:val="p"/>
          </m:rPr>
          <w:rPr>
            <w:rFonts w:ascii="Cambria Math" w:hAnsi="Cambria Math"/>
          </w:rPr>
          <m:t>0.082±0.024</m:t>
        </m:r>
      </m:oMath>
      <w:r>
        <w:t xml:space="preserve">, </w:t>
      </w:r>
      <m:oMath>
        <m:r>
          <m:rPr>
            <m:sty m:val="p"/>
          </m:rPr>
          <w:rPr>
            <w:rFonts w:ascii="Cambria Math" w:hAnsi="Cambria Math"/>
          </w:rPr>
          <m:t>p</m:t>
        </m:r>
      </m:oMath>
      <w:r>
        <w:t>-value=</w:t>
      </w:r>
      <m:oMath>
        <m:r>
          <m:rPr>
            <m:sty m:val="p"/>
          </m:rPr>
          <w:rPr>
            <w:rFonts w:ascii="Cambria Math" w:hAnsi="Cambria Math"/>
          </w:rPr>
          <m:t>0.002</m:t>
        </m:r>
      </m:oMath>
      <w:r>
        <w:t>). The weighted interaction turnover at assembling hedgerows, however, was not significantly higher than in non-assembling, mature hed</w:t>
      </w:r>
      <w:r>
        <w:t>gerows.</w:t>
      </w:r>
    </w:p>
    <w:p w14:paraId="38187CDC" w14:textId="77777777" w:rsidR="00411798" w:rsidRDefault="001671A2">
      <w:pPr>
        <w:pStyle w:val="Heading1"/>
      </w:pPr>
      <w:bookmarkStart w:id="144" w:name="temporal-changes-in-interaction-patterns"/>
      <w:bookmarkEnd w:id="144"/>
      <w:r>
        <w:lastRenderedPageBreak/>
        <w:t>Temporal changes in interaction patterns</w:t>
      </w:r>
    </w:p>
    <w:p w14:paraId="1E7AD9F1" w14:textId="77777777" w:rsidR="00411798" w:rsidRDefault="001671A2">
      <w:pPr>
        <w:pStyle w:val="Heading2"/>
      </w:pPr>
      <w:bookmarkStart w:id="145" w:name="network-structure-1"/>
      <w:bookmarkEnd w:id="145"/>
      <w:r>
        <w:t>Network structure</w:t>
      </w:r>
    </w:p>
    <w:p w14:paraId="6A07BA1B" w14:textId="77777777" w:rsidR="00411798" w:rsidRDefault="001671A2">
      <w:r>
        <w:t xml:space="preserve">Network nestedness significantly increased with assembly (Fig. [fig:baci], estimate of the slope of nestedness through time </w:t>
      </w:r>
      <m:oMath>
        <m:r>
          <m:rPr>
            <m:sty m:val="p"/>
          </m:rPr>
          <w:rPr>
            <w:rFonts w:ascii="Cambria Math" w:hAnsi="Cambria Math"/>
          </w:rPr>
          <m:t>±</m:t>
        </m:r>
      </m:oMath>
      <w:r>
        <w:t xml:space="preserve"> SE, </w:t>
      </w:r>
      <m:oMath>
        <m:r>
          <m:rPr>
            <m:sty m:val="p"/>
          </m:rPr>
          <w:rPr>
            <w:rFonts w:ascii="Cambria Math" w:hAnsi="Cambria Math"/>
          </w:rPr>
          <m:t>1.834±0.6142</m:t>
        </m:r>
      </m:oMath>
      <w:r>
        <w:t xml:space="preserve">, </w:t>
      </w:r>
      <m:oMath>
        <m:r>
          <m:rPr>
            <m:sty m:val="p"/>
          </m:rPr>
          <w:rPr>
            <w:rFonts w:ascii="Cambria Math" w:hAnsi="Cambria Math"/>
          </w:rPr>
          <m:t>p</m:t>
        </m:r>
      </m:oMath>
      <w:r>
        <w:t>-value=</w:t>
      </w:r>
      <m:oMath>
        <m:r>
          <m:rPr>
            <m:sty m:val="p"/>
          </m:rPr>
          <w:rPr>
            <w:rFonts w:ascii="Cambria Math" w:hAnsi="Cambria Math"/>
          </w:rPr>
          <m:t>0.022</m:t>
        </m:r>
      </m:oMath>
      <w:r>
        <w:t>). All of the networks were sign</w:t>
      </w:r>
      <w:r>
        <w:t>ificantly nested (</w:t>
      </w:r>
      <m:oMath>
        <m:r>
          <m:rPr>
            <m:sty m:val="p"/>
          </m:rPr>
          <w:rPr>
            <w:rFonts w:ascii="Cambria Math" w:hAnsi="Cambria Math"/>
          </w:rPr>
          <m:t>z</m:t>
        </m:r>
      </m:oMath>
      <w:r>
        <w:t xml:space="preserve">-scores </w:t>
      </w:r>
      <m:oMath>
        <m:r>
          <m:rPr>
            <m:sty m:val="p"/>
          </m:rPr>
          <w:rPr>
            <w:rFonts w:ascii="Cambria Math" w:hAnsi="Cambria Math"/>
          </w:rPr>
          <m:t>&gt;</m:t>
        </m:r>
      </m:oMath>
      <w:r>
        <w:t xml:space="preserve"> 2, Fig. [fig:baci]). Modularity decreased (Fig. [fig:baci]), though the slope was not significantly different from zero (estimate of the slope of modularity through time </w:t>
      </w:r>
      <m:oMath>
        <m:r>
          <m:rPr>
            <m:sty m:val="p"/>
          </m:rPr>
          <w:rPr>
            <w:rFonts w:ascii="Cambria Math" w:hAnsi="Cambria Math"/>
          </w:rPr>
          <m:t>±</m:t>
        </m:r>
      </m:oMath>
      <w:r>
        <w:t xml:space="preserve"> standard error of the estimate, </w:t>
      </w:r>
      <m:oMath>
        <m:r>
          <m:rPr>
            <m:sty m:val="p"/>
          </m:rPr>
          <w:rPr>
            <w:rFonts w:ascii="Cambria Math" w:hAnsi="Cambria Math"/>
          </w:rPr>
          <m:t>-</m:t>
        </m:r>
        <m:r>
          <m:rPr>
            <m:sty m:val="p"/>
          </m:rPr>
          <w:rPr>
            <w:rFonts w:ascii="Cambria Math" w:hAnsi="Cambria Math"/>
          </w:rPr>
          <m:t>0.524</m:t>
        </m:r>
      </m:oMath>
      <w:r>
        <w:t xml:space="preserve"> </w:t>
      </w:r>
      <m:oMath>
        <m:r>
          <m:rPr>
            <m:sty m:val="p"/>
          </m:rPr>
          <w:rPr>
            <w:rFonts w:ascii="Cambria Math" w:hAnsi="Cambria Math"/>
          </w:rPr>
          <m:t>±</m:t>
        </m:r>
      </m:oMath>
      <w:r>
        <w:t xml:space="preserve"> </w:t>
      </w:r>
      <m:oMath>
        <m:r>
          <m:rPr>
            <m:sty m:val="p"/>
          </m:rPr>
          <w:rPr>
            <w:rFonts w:ascii="Cambria Math" w:hAnsi="Cambria Math"/>
          </w:rPr>
          <m:t>0.295</m:t>
        </m:r>
      </m:oMath>
      <w:r>
        <w:t xml:space="preserve">, </w:t>
      </w:r>
      <m:oMath>
        <m:r>
          <m:rPr>
            <m:sty m:val="p"/>
          </m:rPr>
          <w:rPr>
            <w:rFonts w:ascii="Cambria Math" w:hAnsi="Cambria Math"/>
          </w:rPr>
          <m:t>p</m:t>
        </m:r>
      </m:oMath>
      <w:r>
        <w:t>-value=</w:t>
      </w:r>
      <m:oMath>
        <m:r>
          <m:rPr>
            <m:sty m:val="p"/>
          </m:rPr>
          <w:rPr>
            <w:rFonts w:ascii="Cambria Math" w:hAnsi="Cambria Math"/>
          </w:rPr>
          <m:t>0.124</m:t>
        </m:r>
      </m:oMath>
      <w:r>
        <w:t>). In addition, none of the networks were significantly modular (</w:t>
      </w:r>
      <m:oMath>
        <m:r>
          <m:rPr>
            <m:sty m:val="p"/>
          </m:rPr>
          <w:rPr>
            <w:rFonts w:ascii="Cambria Math" w:hAnsi="Cambria Math"/>
          </w:rPr>
          <m:t>z</m:t>
        </m:r>
      </m:oMath>
      <w:r>
        <w:t xml:space="preserve">-scores </w:t>
      </w:r>
      <m:oMath>
        <m:r>
          <m:rPr>
            <m:sty m:val="p"/>
          </m:rPr>
          <w:rPr>
            <w:rFonts w:ascii="Cambria Math" w:hAnsi="Cambria Math"/>
          </w:rPr>
          <m:t>&lt;</m:t>
        </m:r>
      </m:oMath>
      <w:r>
        <w:t xml:space="preserve"> 2, Fig. [fig:baci]). Connectance decreased as the community assembled (Fig. [fig:baci], estimate of the slope of connectance through time </w:t>
      </w:r>
      <m:oMath>
        <m:r>
          <m:rPr>
            <m:sty m:val="p"/>
          </m:rPr>
          <w:rPr>
            <w:rFonts w:ascii="Cambria Math" w:hAnsi="Cambria Math"/>
          </w:rPr>
          <m:t>±</m:t>
        </m:r>
      </m:oMath>
      <w:r>
        <w:t xml:space="preserve"> standard error of the estima</w:t>
      </w:r>
      <w:r>
        <w:t xml:space="preserve">te, </w:t>
      </w:r>
      <m:oMath>
        <m:r>
          <m:rPr>
            <m:sty m:val="p"/>
          </m:rPr>
          <w:rPr>
            <w:rFonts w:ascii="Cambria Math" w:hAnsi="Cambria Math"/>
          </w:rPr>
          <m:t>-</m:t>
        </m:r>
        <m:r>
          <m:rPr>
            <m:sty m:val="p"/>
          </m:rPr>
          <w:rPr>
            <w:rFonts w:ascii="Cambria Math" w:hAnsi="Cambria Math"/>
          </w:rPr>
          <m:t>0.0434</m:t>
        </m:r>
      </m:oMath>
      <w:r>
        <w:t xml:space="preserve"> </w:t>
      </w:r>
      <m:oMath>
        <m:r>
          <m:rPr>
            <m:sty m:val="p"/>
          </m:rPr>
          <w:rPr>
            <w:rFonts w:ascii="Cambria Math" w:hAnsi="Cambria Math"/>
          </w:rPr>
          <m:t>±</m:t>
        </m:r>
      </m:oMath>
      <w:r>
        <w:t xml:space="preserve"> </w:t>
      </w:r>
      <m:oMath>
        <m:r>
          <m:rPr>
            <m:sty m:val="p"/>
          </m:rPr>
          <w:rPr>
            <w:rFonts w:ascii="Cambria Math" w:hAnsi="Cambria Math"/>
          </w:rPr>
          <m:t>0.0152</m:t>
        </m:r>
      </m:oMath>
      <w:r>
        <w:t xml:space="preserve">, </w:t>
      </w:r>
      <m:oMath>
        <m:r>
          <m:rPr>
            <m:sty m:val="p"/>
          </m:rPr>
          <w:rPr>
            <w:rFonts w:ascii="Cambria Math" w:hAnsi="Cambria Math"/>
          </w:rPr>
          <m:t>p</m:t>
        </m:r>
      </m:oMath>
      <w:r>
        <w:t>-value=</w:t>
      </w:r>
      <m:oMath>
        <m:r>
          <m:rPr>
            <m:sty m:val="p"/>
          </m:rPr>
          <w:rPr>
            <w:rFonts w:ascii="Cambria Math" w:hAnsi="Cambria Math"/>
          </w:rPr>
          <m:t>0.03</m:t>
        </m:r>
      </m:oMath>
      <w:r>
        <w:t xml:space="preserve">). Specialization also decreased, though the slope was only marginally significantly different from zero (estimate of the slope of specialization through time </w:t>
      </w:r>
      <m:oMath>
        <m:r>
          <m:rPr>
            <m:sty m:val="p"/>
          </m:rPr>
          <w:rPr>
            <w:rFonts w:ascii="Cambria Math" w:hAnsi="Cambria Math"/>
          </w:rPr>
          <m:t>±</m:t>
        </m:r>
      </m:oMath>
      <w:r>
        <w:t xml:space="preserve"> SE, </w:t>
      </w:r>
      <m:oMath>
        <m:r>
          <m:rPr>
            <m:sty m:val="p"/>
          </m:rPr>
          <w:rPr>
            <w:rFonts w:ascii="Cambria Math" w:hAnsi="Cambria Math"/>
          </w:rPr>
          <m:t>-</m:t>
        </m:r>
        <m:r>
          <m:rPr>
            <m:sty m:val="p"/>
          </m:rPr>
          <w:rPr>
            <w:rFonts w:ascii="Cambria Math" w:hAnsi="Cambria Math"/>
          </w:rPr>
          <m:t>0.926</m:t>
        </m:r>
      </m:oMath>
      <w:r>
        <w:t xml:space="preserve"> </w:t>
      </w:r>
      <m:oMath>
        <m:r>
          <m:rPr>
            <m:sty m:val="p"/>
          </m:rPr>
          <w:rPr>
            <w:rFonts w:ascii="Cambria Math" w:hAnsi="Cambria Math"/>
          </w:rPr>
          <m:t>±</m:t>
        </m:r>
      </m:oMath>
      <w:r>
        <w:t xml:space="preserve"> </w:t>
      </w:r>
      <m:oMath>
        <m:r>
          <m:rPr>
            <m:sty m:val="p"/>
          </m:rPr>
          <w:rPr>
            <w:rFonts w:ascii="Cambria Math" w:hAnsi="Cambria Math"/>
          </w:rPr>
          <m:t>0.450</m:t>
        </m:r>
      </m:oMath>
      <w:r>
        <w:t xml:space="preserve">, </w:t>
      </w:r>
      <m:oMath>
        <m:r>
          <m:rPr>
            <m:sty m:val="p"/>
          </m:rPr>
          <w:rPr>
            <w:rFonts w:ascii="Cambria Math" w:hAnsi="Cambria Math"/>
          </w:rPr>
          <m:t>p</m:t>
        </m:r>
      </m:oMath>
      <w:r>
        <w:t>-value=</w:t>
      </w:r>
      <m:oMath>
        <m:r>
          <m:rPr>
            <m:sty m:val="p"/>
          </m:rPr>
          <w:rPr>
            <w:rFonts w:ascii="Cambria Math" w:hAnsi="Cambria Math"/>
          </w:rPr>
          <m:t>0.078</m:t>
        </m:r>
      </m:oMath>
      <w:r>
        <w:t>). Most communities were mor</w:t>
      </w:r>
      <w:r>
        <w:t>e generalized than expected when interactions were randomized (Fig. [fig:baci]).</w:t>
      </w:r>
    </w:p>
    <w:p w14:paraId="457B898E" w14:textId="085E45CD" w:rsidR="00411798" w:rsidRDefault="001671A2">
      <w:r>
        <w:t xml:space="preserve">Both plant and pollinator species richness increased through time (Fig. [fig:baci], estimate of the slope of richness through time </w:t>
      </w:r>
      <m:oMath>
        <m:r>
          <m:rPr>
            <m:sty m:val="p"/>
          </m:rPr>
          <w:rPr>
            <w:rFonts w:ascii="Cambria Math" w:hAnsi="Cambria Math"/>
          </w:rPr>
          <m:t>±</m:t>
        </m:r>
      </m:oMath>
      <w:r>
        <w:t xml:space="preserve"> SE, pollinators: </w:t>
      </w:r>
      <m:oMath>
        <m:r>
          <m:rPr>
            <m:sty m:val="p"/>
          </m:rPr>
          <w:rPr>
            <w:rFonts w:ascii="Cambria Math" w:hAnsi="Cambria Math"/>
          </w:rPr>
          <m:t>0.193</m:t>
        </m:r>
      </m:oMath>
      <w:r>
        <w:t xml:space="preserve"> </w:t>
      </w:r>
      <m:oMath>
        <m:r>
          <m:rPr>
            <m:sty m:val="p"/>
          </m:rPr>
          <w:rPr>
            <w:rFonts w:ascii="Cambria Math" w:hAnsi="Cambria Math"/>
          </w:rPr>
          <m:t>±</m:t>
        </m:r>
      </m:oMath>
      <w:r>
        <w:t xml:space="preserve"> </w:t>
      </w:r>
      <m:oMath>
        <m:r>
          <m:rPr>
            <m:sty m:val="p"/>
          </m:rPr>
          <w:rPr>
            <w:rFonts w:ascii="Cambria Math" w:hAnsi="Cambria Math"/>
          </w:rPr>
          <m:t>0.0729</m:t>
        </m:r>
      </m:oMath>
      <w:r>
        <w:t xml:space="preserve">, </w:t>
      </w:r>
      <m:oMath>
        <m:r>
          <m:rPr>
            <m:sty m:val="p"/>
          </m:rPr>
          <w:rPr>
            <w:rFonts w:ascii="Cambria Math" w:hAnsi="Cambria Math"/>
          </w:rPr>
          <m:t>p</m:t>
        </m:r>
      </m:oMath>
      <w:r>
        <w:t>-value=</w:t>
      </w:r>
      <m:oMath>
        <m:r>
          <m:rPr>
            <m:sty m:val="p"/>
          </m:rPr>
          <w:rPr>
            <w:rFonts w:ascii="Cambria Math" w:hAnsi="Cambria Math"/>
          </w:rPr>
          <m:t>0</m:t>
        </m:r>
        <m:r>
          <m:rPr>
            <m:sty m:val="p"/>
          </m:rPr>
          <w:rPr>
            <w:rFonts w:ascii="Cambria Math" w:hAnsi="Cambria Math"/>
          </w:rPr>
          <m:t>.008</m:t>
        </m:r>
      </m:oMath>
      <w:r>
        <w:t xml:space="preserve">; plants: </w:t>
      </w:r>
      <m:oMath>
        <m:r>
          <m:rPr>
            <m:sty m:val="p"/>
          </m:rPr>
          <w:rPr>
            <w:rFonts w:ascii="Cambria Math" w:hAnsi="Cambria Math"/>
          </w:rPr>
          <m:t>0.212</m:t>
        </m:r>
      </m:oMath>
      <w:r>
        <w:t xml:space="preserve"> </w:t>
      </w:r>
      <m:oMath>
        <m:r>
          <m:rPr>
            <m:sty m:val="p"/>
          </m:rPr>
          <w:rPr>
            <w:rFonts w:ascii="Cambria Math" w:hAnsi="Cambria Math"/>
          </w:rPr>
          <m:t>±</m:t>
        </m:r>
      </m:oMath>
      <w:r>
        <w:t xml:space="preserve"> </w:t>
      </w:r>
      <m:oMath>
        <m:r>
          <m:rPr>
            <m:sty m:val="p"/>
          </m:rPr>
          <w:rPr>
            <w:rFonts w:ascii="Cambria Math" w:hAnsi="Cambria Math"/>
          </w:rPr>
          <m:t>0.0653</m:t>
        </m:r>
      </m:oMath>
      <w:r>
        <w:t xml:space="preserve">, </w:t>
      </w:r>
      <m:oMath>
        <m:r>
          <m:rPr>
            <m:sty m:val="p"/>
          </m:rPr>
          <w:rPr>
            <w:rFonts w:ascii="Cambria Math" w:hAnsi="Cambria Math"/>
          </w:rPr>
          <m:t>p</m:t>
        </m:r>
      </m:oMath>
      <w:r>
        <w:t>-value=</w:t>
      </w:r>
      <m:oMath>
        <m:r>
          <m:rPr>
            <m:sty m:val="p"/>
          </m:rPr>
          <w:rPr>
            <w:rFonts w:ascii="Cambria Math" w:hAnsi="Cambria Math"/>
          </w:rPr>
          <m:t>0.001</m:t>
        </m:r>
      </m:oMath>
      <w:r>
        <w:t>). Unsurprisingly, pollinator species are colonizing and persisting at the assembling hedgerows. Plant species richness</w:t>
      </w:r>
      <w:ins w:id="146" w:author="Claire Kremen" w:date="2016-10-25T20:22:00Z">
        <w:r w:rsidR="00A549D1">
          <w:t xml:space="preserve"> in networks</w:t>
        </w:r>
      </w:ins>
      <w:r>
        <w:t xml:space="preserve"> is based on the flowers actually visited by pollinators and not the presence of a particular </w:t>
      </w:r>
      <w:r>
        <w:t xml:space="preserve">plant species at a site. Thus, though some new plant species may establish themselves in the hedgerows, the increase in plant richness in the networks is likely due to plants attracting visitors, </w:t>
      </w:r>
      <w:commentRangeStart w:id="147"/>
      <w:r>
        <w:t>as they offer better rewards.</w:t>
      </w:r>
      <w:commentRangeEnd w:id="147"/>
      <w:r w:rsidR="00A549D1">
        <w:rPr>
          <w:rStyle w:val="CommentReference"/>
        </w:rPr>
        <w:commentReference w:id="147"/>
      </w:r>
    </w:p>
    <w:p w14:paraId="2F58EE12" w14:textId="77777777" w:rsidR="00411798" w:rsidRDefault="001671A2">
      <w:pPr>
        <w:pStyle w:val="Heading2"/>
      </w:pPr>
      <w:bookmarkStart w:id="148" w:name="network-robustness-1"/>
      <w:bookmarkEnd w:id="148"/>
      <w:r>
        <w:t>Network robustness</w:t>
      </w:r>
    </w:p>
    <w:p w14:paraId="01B1E815" w14:textId="77777777" w:rsidR="00411798" w:rsidRDefault="001671A2">
      <w:r>
        <w:t>Assembly di</w:t>
      </w:r>
      <w:r>
        <w:t>d not effect the robustness of the networks to species extinction when species w</w:t>
      </w:r>
      <w:del w:id="149" w:author="Claire Kremen" w:date="2016-10-25T20:24:00Z">
        <w:r w:rsidDel="00A549D1">
          <w:delText>h</w:delText>
        </w:r>
      </w:del>
      <w:r>
        <w:t xml:space="preserve">ere removed incrementally by degree (estimate of the slope of robustness through time </w:t>
      </w:r>
      <m:oMath>
        <m:r>
          <m:rPr>
            <m:sty m:val="p"/>
          </m:rPr>
          <w:rPr>
            <w:rFonts w:ascii="Cambria Math" w:hAnsi="Cambria Math"/>
          </w:rPr>
          <m:t>±</m:t>
        </m:r>
      </m:oMath>
      <w:r>
        <w:t xml:space="preserve"> SE, </w:t>
      </w:r>
      <m:oMath>
        <m:r>
          <m:rPr>
            <m:sty m:val="p"/>
          </m:rPr>
          <w:rPr>
            <w:rFonts w:ascii="Cambria Math" w:hAnsi="Cambria Math"/>
          </w:rPr>
          <m:t>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rPr>
              <m:t>5</m:t>
            </m:r>
          </m:sup>
        </m:sSup>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rPr>
              <m:t>3</m:t>
            </m:r>
          </m:sup>
        </m:sSup>
      </m:oMath>
      <w:r>
        <w:t xml:space="preserve">, </w:t>
      </w:r>
      <m:oMath>
        <m:r>
          <m:rPr>
            <m:sty m:val="p"/>
          </m:rPr>
          <w:rPr>
            <w:rFonts w:ascii="Cambria Math" w:hAnsi="Cambria Math"/>
          </w:rPr>
          <m:t>p</m:t>
        </m:r>
      </m:oMath>
      <w:r>
        <w:t>-value=</w:t>
      </w:r>
      <m:oMath>
        <m:r>
          <m:rPr>
            <m:sty m:val="p"/>
          </m:rPr>
          <w:rPr>
            <w:rFonts w:ascii="Cambria Math" w:hAnsi="Cambria Math"/>
          </w:rPr>
          <m:t>0.987</m:t>
        </m:r>
      </m:oMath>
      <w:r>
        <w:t>) or abundance (</w:t>
      </w:r>
      <m:oMath>
        <m:r>
          <m:rPr>
            <m:sty m:val="p"/>
          </m:rPr>
          <w:rPr>
            <w:rFonts w:ascii="Cambria Math" w:hAnsi="Cambria Math"/>
          </w:rPr>
          <m:t>0.001±0.003</m:t>
        </m:r>
      </m:oMath>
      <w:r>
        <w:t xml:space="preserve">, </w:t>
      </w:r>
      <m:oMath>
        <m:r>
          <m:rPr>
            <m:sty m:val="p"/>
          </m:rPr>
          <w:rPr>
            <w:rFonts w:ascii="Cambria Math" w:hAnsi="Cambria Math"/>
          </w:rPr>
          <m:t>p</m:t>
        </m:r>
      </m:oMath>
      <w:r>
        <w:t>-value=</w:t>
      </w:r>
      <m:oMath>
        <m:r>
          <m:rPr>
            <m:sty m:val="p"/>
          </m:rPr>
          <w:rPr>
            <w:rFonts w:ascii="Cambria Math" w:hAnsi="Cambria Math"/>
          </w:rPr>
          <m:t>0.65</m:t>
        </m:r>
      </m:oMath>
      <w:r>
        <w:t>). In contrast</w:t>
      </w:r>
      <w:r>
        <w:t xml:space="preserve">, the sensitivity of networks to cascading perturbations, as measured by the algebraic connectivity of the network, increased as the network assembled (Fig. [fig:rob], estimate of the slope of sensitivity to cascading perturbations through time </w:t>
      </w:r>
      <m:oMath>
        <m:r>
          <m:rPr>
            <m:sty m:val="p"/>
          </m:rPr>
          <w:rPr>
            <w:rFonts w:ascii="Cambria Math" w:hAnsi="Cambria Math"/>
          </w:rPr>
          <m:t>±</m:t>
        </m:r>
      </m:oMath>
      <w:r>
        <w:t xml:space="preserve"> SE, </w:t>
      </w:r>
      <m:oMath>
        <m:r>
          <m:rPr>
            <m:sty m:val="p"/>
          </m:rPr>
          <w:rPr>
            <w:rFonts w:ascii="Cambria Math" w:hAnsi="Cambria Math"/>
          </w:rPr>
          <m:t>0.681</m:t>
        </m:r>
        <m:r>
          <m:rPr>
            <m:sty m:val="p"/>
          </m:rPr>
          <w:rPr>
            <w:rFonts w:ascii="Cambria Math" w:hAnsi="Cambria Math"/>
          </w:rPr>
          <m:t>4±0.272</m:t>
        </m:r>
      </m:oMath>
      <w:r>
        <w:t xml:space="preserve">, </w:t>
      </w:r>
      <m:oMath>
        <m:r>
          <m:rPr>
            <m:sty m:val="p"/>
          </m:rPr>
          <w:rPr>
            <w:rFonts w:ascii="Cambria Math" w:hAnsi="Cambria Math"/>
          </w:rPr>
          <m:t>p</m:t>
        </m:r>
      </m:oMath>
      <w:r>
        <w:t>-value=</w:t>
      </w:r>
      <m:oMath>
        <m:r>
          <m:rPr>
            <m:sty m:val="p"/>
          </m:rPr>
          <w:rPr>
            <w:rFonts w:ascii="Cambria Math" w:hAnsi="Cambria Math"/>
          </w:rPr>
          <m:t>0.042</m:t>
        </m:r>
      </m:oMath>
      <w:r>
        <w:t>).</w:t>
      </w:r>
    </w:p>
    <w:p w14:paraId="2121224E" w14:textId="77777777" w:rsidR="00411798" w:rsidRDefault="001671A2">
      <w:pPr>
        <w:pStyle w:val="Heading1"/>
      </w:pPr>
      <w:bookmarkStart w:id="150" w:name="sec:discussion"/>
      <w:bookmarkEnd w:id="150"/>
      <w:r>
        <w:t>Discussion</w:t>
      </w:r>
    </w:p>
    <w:p w14:paraId="0F2DD86B" w14:textId="629D395A" w:rsidR="00411798" w:rsidRDefault="001671A2">
      <w:r>
        <w:t>We show that the temporal assembly of plant-pollinator networks following restoration is a highly dynamic process where interactions often undergo significant reorganizations, the so called changing points. If these netw</w:t>
      </w:r>
      <w:r>
        <w:t xml:space="preserve">ork reorganizations were a product of environmental forces alone, we would expect to observe the same changing points at the same periods, consistently across all sites. However, network changing points in non-assembling communities are less frequent, and </w:t>
      </w:r>
      <w:r>
        <w:t xml:space="preserve">there are few consistent trends in when change points occurred across all sites. Several sites had network changing points between </w:t>
      </w:r>
      <w:r>
        <w:lastRenderedPageBreak/>
        <w:t>years 2009 and 2011 (Fig. [fig:changePoints]). In California, 2011 marked the beginning of a multi-year drought. The assembli</w:t>
      </w:r>
      <w:r>
        <w:t xml:space="preserve">ng hedgerows were not sampled in 2010, so disentangling whether the changing points are due to skipping a year of </w:t>
      </w:r>
      <w:ins w:id="151" w:author="Claire Kremen" w:date="2016-10-25T20:26:00Z">
        <w:r w:rsidR="00065145">
          <w:t xml:space="preserve">monitoring the </w:t>
        </w:r>
      </w:ins>
      <w:r>
        <w:t>assembly</w:t>
      </w:r>
      <w:ins w:id="152" w:author="Claire Kremen" w:date="2016-10-25T20:26:00Z">
        <w:r w:rsidR="00065145">
          <w:t xml:space="preserve"> </w:t>
        </w:r>
        <w:proofErr w:type="gramStart"/>
        <w:r w:rsidR="00065145">
          <w:t xml:space="preserve">process, </w:t>
        </w:r>
      </w:ins>
      <w:r>
        <w:t xml:space="preserve"> or</w:t>
      </w:r>
      <w:proofErr w:type="gramEnd"/>
      <w:r>
        <w:t xml:space="preserve"> the drought</w:t>
      </w:r>
      <w:ins w:id="153" w:author="Claire Kremen" w:date="2016-10-25T20:26:00Z">
        <w:r w:rsidR="00065145">
          <w:t>,</w:t>
        </w:r>
      </w:ins>
      <w:r>
        <w:t xml:space="preserve"> is not possible. Interestingly, most assembling hedgerows did not undergo a significant interaction reorganization imm</w:t>
      </w:r>
      <w:r>
        <w:t>ediately after a hedgerow was planted (i.e., the transition from weedy field margin to hedgerow). This result is consistent with the finding that in our study system, hedgerow restoration takes several years to have an impact on the plant-pollinator commun</w:t>
      </w:r>
      <w:r>
        <w:t>ities</w:t>
      </w:r>
      <w:ins w:id="154" w:author="Claire Kremen" w:date="2016-10-25T20:27:00Z">
        <w:r w:rsidR="00065145">
          <w:t>, and with the observation that hedgerows do not begin to produce many flowers until 3 – 5 years following planting</w:t>
        </w:r>
      </w:ins>
      <w:r>
        <w:t xml:space="preserve"> (Kremen and </w:t>
      </w:r>
      <w:proofErr w:type="spellStart"/>
      <w:r>
        <w:t>M’Gonigle</w:t>
      </w:r>
      <w:proofErr w:type="spellEnd"/>
      <w:r>
        <w:t>, in prep).</w:t>
      </w:r>
    </w:p>
    <w:p w14:paraId="6CD42F53" w14:textId="5699ECC4" w:rsidR="00411798" w:rsidRDefault="001671A2">
      <w:r>
        <w:t xml:space="preserve">In addition to finding multiple network organization changing points during assembly, the way in which these reorganizations occur was different from </w:t>
      </w:r>
      <w:proofErr w:type="spellStart"/>
      <w:r>
        <w:t>wha</w:t>
      </w:r>
      <w:proofErr w:type="spellEnd"/>
      <w:ins w:id="155" w:author="Claire Kremen" w:date="2016-10-25T20:28:00Z">
        <w:r w:rsidR="00065145">
          <w:t xml:space="preserve"> </w:t>
        </w:r>
      </w:ins>
      <w:proofErr w:type="spellStart"/>
      <w:r>
        <w:t>t</w:t>
      </w:r>
      <w:del w:id="156" w:author="Claire Kremen" w:date="2016-10-25T20:28:00Z">
        <w:r w:rsidDel="00065145">
          <w:delText xml:space="preserve"> is</w:delText>
        </w:r>
      </w:del>
      <w:ins w:id="157" w:author="Claire Kremen" w:date="2016-10-25T20:28:00Z">
        <w:r w:rsidR="00065145">
          <w:t>would</w:t>
        </w:r>
        <w:proofErr w:type="spellEnd"/>
        <w:r w:rsidR="00065145">
          <w:t xml:space="preserve"> be</w:t>
        </w:r>
      </w:ins>
      <w:r>
        <w:t xml:space="preserve"> expected </w:t>
      </w:r>
      <w:del w:id="158" w:author="Claire Kremen" w:date="2016-10-25T20:28:00Z">
        <w:r w:rsidDel="00065145">
          <w:delText xml:space="preserve">by </w:delText>
        </w:r>
      </w:del>
      <w:ins w:id="159" w:author="Claire Kremen" w:date="2016-10-25T20:28:00Z">
        <w:r w:rsidR="00065145">
          <w:t>from</w:t>
        </w:r>
        <w:r w:rsidR="00065145">
          <w:t xml:space="preserve"> </w:t>
        </w:r>
      </w:ins>
      <w:r>
        <w:t xml:space="preserve">preferential attachment. </w:t>
      </w:r>
      <w:del w:id="160" w:author="Claire Kremen" w:date="2016-10-25T20:28:00Z">
        <w:r w:rsidDel="00065145">
          <w:delText>Based on</w:delText>
        </w:r>
      </w:del>
      <w:ins w:id="161" w:author="Claire Kremen" w:date="2016-10-25T20:28:00Z">
        <w:r w:rsidR="00065145">
          <w:t>With</w:t>
        </w:r>
      </w:ins>
      <w:r>
        <w:t xml:space="preserve"> a preferentia</w:t>
      </w:r>
      <w:r>
        <w:t>l attachment process, we expect that the most persistent and high degree species would remain stable in the network core during assembly (Barabási and Albert 1999). Surprisingly, however, we encountered the opposite pattern. For example, the four most ubiq</w:t>
      </w:r>
      <w:r>
        <w:t xml:space="preserve">uitous species in our study landscape — </w:t>
      </w:r>
      <w:r>
        <w:rPr>
          <w:i/>
        </w:rPr>
        <w:t>Halictus ligatus</w:t>
      </w:r>
      <w:r>
        <w:t xml:space="preserve">, </w:t>
      </w:r>
      <w:r>
        <w:rPr>
          <w:i/>
        </w:rPr>
        <w:t>Halictus tripartitus</w:t>
      </w:r>
      <w:r>
        <w:t xml:space="preserve">, </w:t>
      </w:r>
      <w:r>
        <w:rPr>
          <w:i/>
        </w:rPr>
        <w:t>Lasioglossum (Dialictus) incompletum</w:t>
      </w:r>
      <w:r>
        <w:t xml:space="preserve">, and </w:t>
      </w:r>
      <w:r>
        <w:rPr>
          <w:i/>
        </w:rPr>
        <w:t>Toxomerus marginatus</w:t>
      </w:r>
      <w:r>
        <w:t xml:space="preserve"> </w:t>
      </w:r>
      <w:r>
        <w:t xml:space="preserve">— were the only species that changed which module they were a member </w:t>
      </w:r>
      <w:ins w:id="162" w:author="Claire Kremen" w:date="2016-10-25T20:28:00Z">
        <w:r w:rsidR="00EB04FC">
          <w:t xml:space="preserve">in </w:t>
        </w:r>
      </w:ins>
      <w:r>
        <w:t>across years in all the assembling hedgerows. Because species degree and persistence were strongly correlated, it is difficult to disentangle the causal mechanism for why species with tho</w:t>
      </w:r>
      <w:r>
        <w:t xml:space="preserve">se characteristics are so variable in their network position. Generalized species may be </w:t>
      </w:r>
      <w:ins w:id="163" w:author="Claire Kremen" w:date="2016-10-25T20:29:00Z">
        <w:r w:rsidR="00EF0FC3">
          <w:t xml:space="preserve">better </w:t>
        </w:r>
      </w:ins>
      <w:r>
        <w:t xml:space="preserve">able to </w:t>
      </w:r>
      <w:del w:id="164" w:author="Claire Kremen" w:date="2016-10-25T20:29:00Z">
        <w:r w:rsidDel="00EF0FC3">
          <w:delText xml:space="preserve">better </w:delText>
        </w:r>
      </w:del>
      <w:r>
        <w:t>exploit the limited floral resources in the intensively managed agriculture landscape, and thus also be the most persistent (in ant-plant mutualisms, Dí</w:t>
      </w:r>
      <w:r>
        <w:t>az-Castelazo et al. 2010). More persistent species usually have longer phenologies, so they can visit many different flowers, resulting in a higher degree (Vázquez et al. 2009). Either way, our result suggests that adaptable species can change their networ</w:t>
      </w:r>
      <w:r>
        <w:t xml:space="preserve">k position to utilize the most advantageous floral resources available, which may depend </w:t>
      </w:r>
      <w:ins w:id="165" w:author="Claire Kremen" w:date="2016-10-25T20:30:00Z">
        <w:r w:rsidR="00EF0FC3">
          <w:t xml:space="preserve">both </w:t>
        </w:r>
      </w:ins>
      <w:r>
        <w:t>on the other pollinator species that are present</w:t>
      </w:r>
      <w:del w:id="166" w:author="Claire Kremen" w:date="2016-10-25T20:30:00Z">
        <w:r w:rsidDel="00EF0FC3">
          <w:delText>,</w:delText>
        </w:r>
      </w:del>
      <w:r>
        <w:t xml:space="preserve"> and the state of the plant community (MacLeod et al. 2016; Gómez and Zamora 2006; N. M. Waser et al. 1996). Thus give</w:t>
      </w:r>
      <w:r>
        <w:t>n the opportunity and ability to use different resources, species will often change their network positions (MacLeod et al. 2016).</w:t>
      </w:r>
    </w:p>
    <w:p w14:paraId="232874AC" w14:textId="632EA9F4" w:rsidR="00411798" w:rsidRDefault="001671A2">
      <w:r>
        <w:t>Interestingly, though assembling hedgerows had more network reorganizations than non-assembling communities, pollinator speci</w:t>
      </w:r>
      <w:r>
        <w:t>es and interaction turnover occurred at similar rates across site types. Assembling hedgerows have higher turnover than non-assembling field margins only when interactions were weighted by their similarity. This is likely because though species and interac</w:t>
      </w:r>
      <w:r>
        <w:t>tions are turning over at the field margins, species and interactions that fill similar roles in the network are replacing each other. In contrast, at the assembling hedgerows, unique interactions are turning over as the networks continually reorganize. No</w:t>
      </w:r>
      <w:r>
        <w:t xml:space="preserve">n-assembling mature hedgerow communities, however, had similar rates of weighted interaction turnover as assembling hedgerows but also the lowest pollinator turnover. Pollinator communities at mature hedgerows may be generally more stable, but rare and/or </w:t>
      </w:r>
      <w:r>
        <w:t xml:space="preserve">specialized pollinators could generate this pattern if they entered a community, formed unique interactions with plants that did not previously share pollinators, but did not persist in the networks. These species would not contribute </w:t>
      </w:r>
      <w:r>
        <w:lastRenderedPageBreak/>
        <w:t>strongly to network r</w:t>
      </w:r>
      <w:r>
        <w:t xml:space="preserve">eorganization or species turnover, but would enhance weighted interaction turnover. Mature hedgerows may thus both support more stable </w:t>
      </w:r>
      <w:del w:id="167" w:author="Claire Kremen" w:date="2016-10-25T20:33:00Z">
        <w:r w:rsidDel="006A0211">
          <w:delText xml:space="preserve">pollination </w:delText>
        </w:r>
      </w:del>
      <w:ins w:id="168" w:author="Claire Kremen" w:date="2016-10-25T20:33:00Z">
        <w:r w:rsidR="006A0211">
          <w:t>pollinat</w:t>
        </w:r>
        <w:r w:rsidR="006A0211">
          <w:t>or</w:t>
        </w:r>
        <w:r w:rsidR="006A0211">
          <w:t xml:space="preserve"> </w:t>
        </w:r>
      </w:ins>
      <w:r>
        <w:t xml:space="preserve">communities </w:t>
      </w:r>
      <w:commentRangeStart w:id="169"/>
      <w:r>
        <w:t>and likely ecosystem services</w:t>
      </w:r>
      <w:commentRangeEnd w:id="169"/>
      <w:r w:rsidR="006A0211">
        <w:rPr>
          <w:rStyle w:val="CommentReference"/>
        </w:rPr>
        <w:commentReference w:id="169"/>
      </w:r>
      <w:r>
        <w:t>, while also providing resources for rare and/or specialized species</w:t>
      </w:r>
      <w:r>
        <w:t xml:space="preserve"> (Kremen and M’Gonigle 2015; M’Gonigle et al. 2015).</w:t>
      </w:r>
    </w:p>
    <w:p w14:paraId="6210A527" w14:textId="6F7E8171" w:rsidR="00411798" w:rsidRDefault="001671A2">
      <w:r>
        <w:t xml:space="preserve">When we explore </w:t>
      </w:r>
      <w:del w:id="170" w:author="Claire Kremen" w:date="2016-10-25T20:34:00Z">
        <w:r w:rsidDel="006A0211">
          <w:delText xml:space="preserve">the </w:delText>
        </w:r>
      </w:del>
      <w:r>
        <w:t>how the network-level interaction patterns changed through time, we found that nestedness did increase as the community assembled, as would be expected if colonizing, specialist species preferentially attached to a central, generalist c</w:t>
      </w:r>
      <w:r>
        <w:t>ore (Albrecht, Riesen, and Schmid 2010). In addition, connectance decreased, as would be expected if the network is being colonized by specialist species and the overall mean number of interactions per species did not change. However, the frequent changing</w:t>
      </w:r>
      <w:r>
        <w:t xml:space="preserve"> points in network organization, dynamic nature of species positions in the networks, and turnover of species and interactions all point to an assembly mechanism other than preferential attachment. The stable level of network-level specialization through t</w:t>
      </w:r>
      <w:r>
        <w:t>he assembly process may be due to the increased colonization of specialized species (M’Gonigle et al. 2015) accompanied by an increase in the diet breath of resident species. This would be expected if resident species were able to minimize their foraging t</w:t>
      </w:r>
      <w:r>
        <w:t>ime by expanding their diet breath as plant diversity increases with hedgerow maturation (Waser et al. 1996; Pyke 1984; Blüthgen et al. 2007; Albrecht, Riesen, and Schmid 2010). Such a change in pollinator behavior would also explain the increase in networ</w:t>
      </w:r>
      <w:r>
        <w:t>k nestedness. Because so many mechanisms give rise to the same patterns of interaction, additional tests are necessary to assess the contribution of different mechanisms to community assembly.</w:t>
      </w:r>
    </w:p>
    <w:p w14:paraId="339CABA0" w14:textId="77777777" w:rsidR="00411798" w:rsidRDefault="001671A2">
      <w:r>
        <w:t xml:space="preserve">Interestingly, however, </w:t>
      </w:r>
      <w:commentRangeStart w:id="171"/>
      <w:r>
        <w:t>the changes in network patterns with as</w:t>
      </w:r>
      <w:r>
        <w:t>sembly the robustness of hedgerow communities to species loss did not change with assembly</w:t>
      </w:r>
      <w:commentRangeEnd w:id="171"/>
      <w:r w:rsidR="007E4399">
        <w:rPr>
          <w:rStyle w:val="CommentReference"/>
        </w:rPr>
        <w:commentReference w:id="171"/>
      </w:r>
      <w:r>
        <w:t>. This is particularly surprising given the observed increase in nestedness, which is often associated with an enhanced in robustness to extinction (Memmott, Waser, a</w:t>
      </w:r>
      <w:r>
        <w:t xml:space="preserve">nd Price 2004). Perhaps assembling hedgerows have yet to reach sufficient levels of nestedness to realize the benefits nestedness confers. Nestedness of the assembling hedgerows, however, did not asymptote within the eight years following restoration that </w:t>
      </w:r>
      <w:r>
        <w:t>the sites were surveyed, so hedgerow networks may eventually reach sufficient levels of nestedness to gain the robustness advantage.</w:t>
      </w:r>
    </w:p>
    <w:p w14:paraId="1C70E687" w14:textId="74C612F4" w:rsidR="00411798" w:rsidRDefault="001671A2">
      <w:r>
        <w:t>Contrary to the general restoration goals, the susceptibility of the networks to cascading perturbations increased as the c</w:t>
      </w:r>
      <w:r>
        <w:t xml:space="preserve">ommunities assembled. Because network vulnerability to cascading perturbations, as measured by algebraic connectivity, is correlated with species richness, the increase </w:t>
      </w:r>
      <w:del w:id="172" w:author="Claire Kremen" w:date="2016-10-25T20:36:00Z">
        <w:r w:rsidDel="007E4399">
          <w:delText xml:space="preserve">and </w:delText>
        </w:r>
      </w:del>
      <w:ins w:id="173" w:author="Claire Kremen" w:date="2016-10-25T20:36:00Z">
        <w:r w:rsidR="007E4399">
          <w:t>in</w:t>
        </w:r>
        <w:r w:rsidR="007E4399">
          <w:t xml:space="preserve"> </w:t>
        </w:r>
      </w:ins>
      <w:r>
        <w:t>plant and pollinator richness following restoration is at least partially responsib</w:t>
      </w:r>
      <w:r>
        <w:t>le for the increase</w:t>
      </w:r>
      <w:ins w:id="174" w:author="Claire Kremen" w:date="2016-10-25T20:36:00Z">
        <w:r w:rsidR="007E4399">
          <w:t xml:space="preserve"> in response</w:t>
        </w:r>
      </w:ins>
      <w:r>
        <w:t xml:space="preserve"> to cascading effects. Connectance is also positively related to algebraic connectivity (Gibert et al. 2013), but because we observed a decrease in connectance, topological characteristics of the networks beyond species richness and conn</w:t>
      </w:r>
      <w:r>
        <w:t>ectance are needed to explain the increased sensitivity to perturbations spreading. These hedgerows were designed to provide floral resources to the largest number of pollinators across the growing season (Menz et al. 2010). The generalized nature of the f</w:t>
      </w:r>
      <w:r>
        <w:t xml:space="preserve">loral community may explain why the networks tended to be more generalized than expected if interactions were randomly distributed across species (Fig. [fig:baci]). </w:t>
      </w:r>
      <w:commentRangeStart w:id="175"/>
      <w:r>
        <w:t>In addition, the design of the hedgerow plantings may have facilitated the emergence of a s</w:t>
      </w:r>
      <w:r>
        <w:t xml:space="preserve">ingle, highly connected module in all of the networks (see </w:t>
      </w:r>
      <w:r>
        <w:lastRenderedPageBreak/>
        <w:t>[fig:changePoints2] for examples). This network configuration results in short path lengths (the distance between species in a network based on their shared partners), and thus, a perturbation in o</w:t>
      </w:r>
      <w:r>
        <w:t>ne species can more easily spread to other species. In order to promote more resilient communities, future restoration efforts should explore designing floral communities to promote more interaction partitioning using, for example, algorithms to optimize d</w:t>
      </w:r>
      <w:r>
        <w:t>ifferent network properties based on prior knowledge of pollinator floral preferences (M’Gonigle et al. 2016), and on desired network architectures that renders them more robust both to species loss and to cascading effects.</w:t>
      </w:r>
      <w:commentRangeEnd w:id="175"/>
      <w:r w:rsidR="00D04F7B">
        <w:rPr>
          <w:rStyle w:val="CommentReference"/>
        </w:rPr>
        <w:commentReference w:id="175"/>
      </w:r>
    </w:p>
    <w:p w14:paraId="324894DF" w14:textId="77777777" w:rsidR="00411798" w:rsidRDefault="001671A2">
      <w:r>
        <w:t>Plant-pollinator networks, in g</w:t>
      </w:r>
      <w:r>
        <w:t xml:space="preserve">eneral, are highly dynamic, with high turnover of species and interactions both within and between seasons (Burkle and Alarcón 2011). Though our non-assembling communities experience fewer network reorganizations than the assembling hedgerows, </w:t>
      </w:r>
      <m:oMath>
        <m:r>
          <m:rPr>
            <m:sty m:val="p"/>
          </m:rPr>
          <w:rPr>
            <w:rFonts w:ascii="Cambria Math" w:hAnsi="Cambria Math"/>
          </w:rPr>
          <m:t>82%</m:t>
        </m:r>
      </m:oMath>
      <w:r>
        <w:t xml:space="preserve"> of field</w:t>
      </w:r>
      <w:r>
        <w:t xml:space="preserve"> margins and </w:t>
      </w:r>
      <m:oMath>
        <m:r>
          <m:rPr>
            <m:sty m:val="p"/>
          </m:rPr>
          <w:rPr>
            <w:rFonts w:ascii="Cambria Math" w:hAnsi="Cambria Math"/>
          </w:rPr>
          <m:t>40%</m:t>
        </m:r>
      </m:oMath>
      <w:r>
        <w:t xml:space="preserve"> of mature hedgerows underwent at least one changing point in network structure. Pollinators are also highly opportunistic (Petanidou et al. 2008; Vázquez 2005; Albrecht, Riesen, and Schmid 2010), though trait complementarity such as tongue</w:t>
      </w:r>
      <w:r>
        <w:t xml:space="preserve"> length and corolla depth impose some biophysical limits to the interactions between plants and pollinators (Vázquez, Chacoff, and Cagnolo 2009; Vázquez et al. 2009; Stang et al. 2009; Stang, Klinkhamer, and Van Der Meijden 2006; Santamaría 2007). Such opp</w:t>
      </w:r>
      <w:r>
        <w:t>ortunism may buffer plant-pollinator communities from global change (e.g., Ramos-Jiliberto et al. 2012; Kaiser-Bunbury et al. 2010), but our limited understanding of the assembly of these communities impedes making such predictions (Vázquez et al. 2009; Bu</w:t>
      </w:r>
      <w:r>
        <w:t>rkle and Alarcón 2011). Unlike in the broader food web literature, we have few assembly models of mutualistic network assembly (Valdovinos et al. 2013; Nuismer, Jordano, and Bascompte 2013; Guimarães, Jordano, and Thompson 2011). In addition, the few devel</w:t>
      </w:r>
      <w:r>
        <w:t>oped models often borrow their mechanisms from competitive interactions, leading to inaccurate biological assumptions (Holland, Okuyama, and DeAngelis 2006). We need further development of mechanistic models of mutualistic systems to generate testable pred</w:t>
      </w:r>
      <w:r>
        <w:t>ictions, along with empirical exploration of network assembly. Plant-pollinator communities and mutualisms broadly are vital for biodiversity maintenance and essential ecosystem service provision. We must therefore understand the processes underlying their</w:t>
      </w:r>
      <w:r>
        <w:t xml:space="preserve"> assembly to facilitate restoration and conservation.</w:t>
      </w:r>
    </w:p>
    <w:p w14:paraId="549BA6E9" w14:textId="2815244D" w:rsidR="001671A2" w:rsidRDefault="001671A2" w:rsidP="001671A2">
      <w:pPr>
        <w:pStyle w:val="Heading1"/>
        <w:rPr>
          <w:ins w:id="176" w:author="Claire Kremen" w:date="2016-10-25T20:42:00Z"/>
        </w:rPr>
      </w:pPr>
      <w:bookmarkStart w:id="177" w:name="sec:acknowledge"/>
      <w:bookmarkEnd w:id="177"/>
      <w:ins w:id="178" w:author="Claire Kremen" w:date="2016-10-25T20:42:00Z">
        <w:r>
          <w:t>Refs added:</w:t>
        </w:r>
      </w:ins>
    </w:p>
    <w:p w14:paraId="76BD6C11" w14:textId="20E0DDEF" w:rsidR="001671A2" w:rsidRPr="001671A2" w:rsidRDefault="001671A2" w:rsidP="001671A2">
      <w:pPr>
        <w:widowControl w:val="0"/>
        <w:autoSpaceDE w:val="0"/>
        <w:autoSpaceDN w:val="0"/>
        <w:adjustRightInd w:val="0"/>
        <w:ind w:left="480" w:hanging="480"/>
        <w:rPr>
          <w:rFonts w:ascii="Cambria" w:eastAsia="Times New Roman" w:hAnsi="Cambria" w:cs="Times New Roman"/>
          <w:noProof/>
        </w:rPr>
      </w:pPr>
      <w:ins w:id="179" w:author="Claire Kremen" w:date="2016-10-25T20:42:00Z">
        <w:r>
          <w:fldChar w:fldCharType="begin" w:fldLock="1"/>
        </w:r>
        <w:r>
          <w:instrText xml:space="preserve">ADDIN Mendeley Bibliography CSL_BIBLIOGRAPHY </w:instrText>
        </w:r>
      </w:ins>
      <w:r>
        <w:fldChar w:fldCharType="separate"/>
      </w:r>
      <w:r w:rsidRPr="001671A2">
        <w:rPr>
          <w:rFonts w:ascii="Cambria" w:eastAsia="Times New Roman" w:hAnsi="Cambria" w:cs="Times New Roman"/>
          <w:noProof/>
        </w:rPr>
        <w:t xml:space="preserve">Garibaldi, L.A., Steffan-Dewenter, I., Kremen, C., Morales, J.M., Bommarco, R., Cunningham, S.A., Carvalheiro, L. sa G., Chacoff, N.P., DudenhÃ¶ffer, J.H., Greenleaf, S.S., Holzschuh, A., Isaacs, R., Krewenka, K., Mandelik, Y., Mayfield, M.M., Morandin, L.A., Potts, S.G., Ricketts, T.H., SzentgyÃ¶rgyi, H., Viana, B.F., Westphal, C., Winfree, R. &amp; Klein, A.M. (2011) Stability of pollination services decreases with isolation from natural areas despite honey bee visits. </w:t>
      </w:r>
      <w:r w:rsidRPr="001671A2">
        <w:rPr>
          <w:rFonts w:ascii="Cambria" w:eastAsia="Times New Roman" w:hAnsi="Cambria" w:cs="Times New Roman"/>
          <w:i/>
          <w:iCs/>
          <w:noProof/>
        </w:rPr>
        <w:t>Ecology Letters</w:t>
      </w:r>
      <w:r w:rsidRPr="001671A2">
        <w:rPr>
          <w:rFonts w:ascii="Cambria" w:eastAsia="Times New Roman" w:hAnsi="Cambria" w:cs="Times New Roman"/>
          <w:noProof/>
        </w:rPr>
        <w:t xml:space="preserve">, </w:t>
      </w:r>
      <w:r w:rsidRPr="001671A2">
        <w:rPr>
          <w:rFonts w:ascii="Cambria" w:eastAsia="Times New Roman" w:hAnsi="Cambria" w:cs="Times New Roman"/>
          <w:b/>
          <w:bCs/>
          <w:noProof/>
        </w:rPr>
        <w:t>14</w:t>
      </w:r>
      <w:r w:rsidRPr="001671A2">
        <w:rPr>
          <w:rFonts w:ascii="Cambria" w:eastAsia="Times New Roman" w:hAnsi="Cambria" w:cs="Times New Roman"/>
          <w:noProof/>
        </w:rPr>
        <w:t>, 1062–1072.</w:t>
      </w:r>
    </w:p>
    <w:p w14:paraId="5BE7C022" w14:textId="77777777" w:rsidR="001671A2" w:rsidRPr="001671A2" w:rsidRDefault="001671A2" w:rsidP="001671A2">
      <w:pPr>
        <w:widowControl w:val="0"/>
        <w:autoSpaceDE w:val="0"/>
        <w:autoSpaceDN w:val="0"/>
        <w:adjustRightInd w:val="0"/>
        <w:ind w:left="480" w:hanging="480"/>
        <w:rPr>
          <w:rFonts w:ascii="Cambria" w:hAnsi="Cambria"/>
          <w:noProof/>
        </w:rPr>
      </w:pPr>
      <w:r w:rsidRPr="001671A2">
        <w:rPr>
          <w:rFonts w:ascii="Cambria" w:eastAsia="Times New Roman" w:hAnsi="Cambria" w:cs="Times New Roman"/>
          <w:noProof/>
        </w:rPr>
        <w:t xml:space="preserve">Rader, R., Batomeus, I., Garibaldi, L., Garratt, M.P.D., Howlett, B., Cunningham, S.A., Mayfield, M.M., Arthur, A.D., Andersson, G.K.S., Blanche, R., Bommarco, R., Brittain, C., Carvalheiro, L.G., Chacoff, N.., Entling, M.H., Foully, B., Freitas, B.M., Gemmill-Herren, B., Ghazoul, J., Griffin, S., Gross, C.L., Herbertsson, L., Herzog, F., Hipólito, J., Jaggar, S., Jauker, F., Klein, A.M., Kleijn, D., Krishnan, S., Queiroz Lemos, C., Lindström, S.A.M., </w:t>
      </w:r>
      <w:r w:rsidRPr="001671A2">
        <w:rPr>
          <w:rFonts w:ascii="Cambria" w:eastAsia="Times New Roman" w:hAnsi="Cambria" w:cs="Times New Roman"/>
          <w:noProof/>
        </w:rPr>
        <w:lastRenderedPageBreak/>
        <w:t xml:space="preserve">Mandelik, Y., Magalhães Monteiro, V., Nelson, W., Nilsson, L., Pattemore, D., de Oliveira, N., Pisanty, G., Potts, S.G., Reemer, M., Rundlöf, M., Sheffield, C.S., Scheper, J., Schüepp, C., Taki, H., Vergara, C.H., Viana, B.F., Woyciechowski, M. &amp; Winfree, R. Non-bee insects are important contributors to global crop pollination. </w:t>
      </w:r>
      <w:r w:rsidRPr="001671A2">
        <w:rPr>
          <w:rFonts w:ascii="Cambria" w:eastAsia="Times New Roman" w:hAnsi="Cambria" w:cs="Times New Roman"/>
          <w:i/>
          <w:iCs/>
          <w:noProof/>
        </w:rPr>
        <w:t>Proceedings of the National Academy of Sciences</w:t>
      </w:r>
      <w:r w:rsidRPr="001671A2">
        <w:rPr>
          <w:rFonts w:ascii="Cambria" w:eastAsia="Times New Roman" w:hAnsi="Cambria" w:cs="Times New Roman"/>
          <w:noProof/>
        </w:rPr>
        <w:t>.</w:t>
      </w:r>
    </w:p>
    <w:p w14:paraId="2F3BE6E1" w14:textId="1C658FA8" w:rsidR="001671A2" w:rsidRPr="001671A2" w:rsidRDefault="001671A2" w:rsidP="001671A2">
      <w:pPr>
        <w:rPr>
          <w:ins w:id="180" w:author="Claire Kremen" w:date="2016-10-25T20:42:00Z"/>
        </w:rPr>
        <w:pPrChange w:id="181" w:author="Claire Kremen" w:date="2016-10-25T20:42:00Z">
          <w:pPr>
            <w:pStyle w:val="Heading1"/>
          </w:pPr>
        </w:pPrChange>
      </w:pPr>
      <w:ins w:id="182" w:author="Claire Kremen" w:date="2016-10-25T20:42:00Z">
        <w:r>
          <w:fldChar w:fldCharType="end"/>
        </w:r>
        <w:bookmarkStart w:id="183" w:name="_GoBack"/>
        <w:bookmarkEnd w:id="183"/>
      </w:ins>
    </w:p>
    <w:p w14:paraId="34B495DC" w14:textId="77777777" w:rsidR="001671A2" w:rsidRDefault="001671A2">
      <w:pPr>
        <w:pStyle w:val="Heading1"/>
        <w:rPr>
          <w:ins w:id="184" w:author="Claire Kremen" w:date="2016-10-25T20:42:00Z"/>
        </w:rPr>
      </w:pPr>
    </w:p>
    <w:p w14:paraId="258401F6" w14:textId="77777777" w:rsidR="00411798" w:rsidRDefault="001671A2">
      <w:pPr>
        <w:pStyle w:val="Heading1"/>
      </w:pPr>
      <w:r>
        <w:t>Acknowledgments</w:t>
      </w:r>
    </w:p>
    <w:p w14:paraId="544BF0C4" w14:textId="77777777" w:rsidR="00411798" w:rsidRDefault="001671A2">
      <w:r>
        <w:t xml:space="preserve">We would like to thank Paulo R. Guimarães Jr., Aaron Clauset and Matthew Hutchinson for their invaluable discussions and comments, and Leto Peel for help with the change point analysis. </w:t>
      </w:r>
      <w:r>
        <w:t>We thank the growers and land owners that allowed us to work on their property. We also greatly appreciate the identification assistance of expert taxonomists Martin Hauser, Robbin Thorp and Jason Gibbs. This work was supported by funding from the Army Res</w:t>
      </w:r>
      <w:r>
        <w:t>earch Office (W911NF-11-1-0361 to CK), the Natural Resources Conservation Service (CIG-69-3A75-12-253, CIG-69-3A75-9-142, CIG-68-9104-6-101 and WLF-69-7482-6-277 to The Xerces Society), the National Science Foundation (DEB-0919128 to CK), The U.S. Departme</w:t>
      </w:r>
      <w:r>
        <w:t>nt of Agriculture (USDA-NIFA 2012-51181-20105 to Michigan State University). Funding for LCP was provided by an NSF Graduate Research Fellowship, the USDA NIFA Graduate Fellowship, and the Berkeley Institute for Data Science. Funding for MPG was provided b</w:t>
      </w:r>
      <w:r>
        <w:t>y São Paulo Research Foundation (FAPESP, grant 2013/13319-5). We also appreciate the Santa Fe Institute for facilitating this international collaboration.</w:t>
      </w:r>
    </w:p>
    <w:p w14:paraId="0060641A" w14:textId="77777777" w:rsidR="00411798" w:rsidRDefault="001671A2">
      <w:r>
        <w:rPr>
          <w:noProof/>
        </w:rPr>
        <w:drawing>
          <wp:inline distT="0" distB="0" distL="0" distR="0" wp14:anchorId="7321C15A" wp14:editId="71037C4C">
            <wp:extent cx="1524000" cy="152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scheme.pdf"/>
                    <pic:cNvPicPr>
                      <a:picLocks noChangeAspect="1" noChangeArrowheads="1"/>
                    </pic:cNvPicPr>
                  </pic:nvPicPr>
                  <pic:blipFill>
                    <a:blip r:embed="rId8"/>
                    <a:stretch>
                      <a:fillRect/>
                    </a:stretch>
                  </pic:blipFill>
                  <pic:spPr bwMode="auto">
                    <a:xfrm>
                      <a:off x="0" y="0"/>
                      <a:ext cx="1524000" cy="1524000"/>
                    </a:xfrm>
                    <a:prstGeom prst="rect">
                      <a:avLst/>
                    </a:prstGeom>
                    <a:noFill/>
                    <a:ln w="9525">
                      <a:noFill/>
                      <a:headEnd/>
                      <a:tailEnd/>
                    </a:ln>
                  </pic:spPr>
                </pic:pic>
              </a:graphicData>
            </a:graphic>
          </wp:inline>
        </w:drawing>
      </w:r>
    </w:p>
    <w:p w14:paraId="0CECE535" w14:textId="77777777" w:rsidR="00411798" w:rsidRDefault="001671A2">
      <w:pPr>
        <w:pStyle w:val="ImageCaption"/>
      </w:pPr>
      <w:r>
        <w:t>Diagram illustrating the analysis to examine the temporal turnover of interactions weighted based o</w:t>
      </w:r>
      <w:r>
        <w:t>n their similarity. A, B and C are animal species, and Ps are plant species. The dendrogram depicts the interaction similarity across years based on the number of shared constituent species.</w:t>
      </w:r>
    </w:p>
    <w:p w14:paraId="7721D8BA" w14:textId="77777777" w:rsidR="00411798" w:rsidRDefault="001671A2">
      <w:r>
        <w:t>[fig:methods]</w:t>
      </w:r>
    </w:p>
    <w:p w14:paraId="688441CF" w14:textId="77777777" w:rsidR="00411798" w:rsidRDefault="001671A2">
      <w:r>
        <w:rPr>
          <w:noProof/>
        </w:rPr>
        <w:lastRenderedPageBreak/>
        <w:drawing>
          <wp:inline distT="0" distB="0" distL="0" distR="0" wp14:anchorId="2DC47150" wp14:editId="643BCDB9">
            <wp:extent cx="1524000" cy="152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networks.pdf"/>
                    <pic:cNvPicPr>
                      <a:picLocks noChangeAspect="1" noChangeArrowheads="1"/>
                    </pic:cNvPicPr>
                  </pic:nvPicPr>
                  <pic:blipFill>
                    <a:blip r:embed="rId9"/>
                    <a:stretch>
                      <a:fillRect/>
                    </a:stretch>
                  </pic:blipFill>
                  <pic:spPr bwMode="auto">
                    <a:xfrm>
                      <a:off x="0" y="0"/>
                      <a:ext cx="1524000" cy="1524000"/>
                    </a:xfrm>
                    <a:prstGeom prst="rect">
                      <a:avLst/>
                    </a:prstGeom>
                    <a:noFill/>
                    <a:ln w="9525">
                      <a:noFill/>
                      <a:headEnd/>
                      <a:tailEnd/>
                    </a:ln>
                  </pic:spPr>
                </pic:pic>
              </a:graphicData>
            </a:graphic>
          </wp:inline>
        </w:drawing>
      </w:r>
    </w:p>
    <w:p w14:paraId="34DD82A2" w14:textId="77777777" w:rsidR="00411798" w:rsidRDefault="001671A2">
      <w:pPr>
        <w:pStyle w:val="ImageCaption"/>
      </w:pPr>
      <w:r>
        <w:t>Assembling hedgerow networks had more changing po</w:t>
      </w:r>
      <w:r>
        <w:t>ints (vertical red lines) than non-assembling hedgerows and weedy field margins (a representative sample of non-assembling sites are depicted here). In each network, plants and pollinators are represented by green and yellow circles, respectively, weighted</w:t>
      </w:r>
      <w:r>
        <w:t xml:space="preserve"> by their degree. Each species has a consistent position in the network across years. In the assembling hedgerows, colored squares in the corner of each network represent the year of assembly. Before hedgerows are installed (when they are still field margi</w:t>
      </w:r>
      <w:r>
        <w:t>ns) the year of assembly is zero.</w:t>
      </w:r>
    </w:p>
    <w:p w14:paraId="30E951ED" w14:textId="77777777" w:rsidR="00411798" w:rsidRDefault="001671A2">
      <w:r>
        <w:t>[fig:changePoints]</w:t>
      </w:r>
    </w:p>
    <w:p w14:paraId="01F8B91C" w14:textId="77777777" w:rsidR="00411798" w:rsidRDefault="001671A2">
      <w:r>
        <w:rPr>
          <w:noProof/>
        </w:rPr>
        <w:drawing>
          <wp:inline distT="0" distB="0" distL="0" distR="0" wp14:anchorId="65500CDE" wp14:editId="4B0A989C">
            <wp:extent cx="152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communitiesSkanky2.pdf"/>
                    <pic:cNvPicPr>
                      <a:picLocks noChangeAspect="1" noChangeArrowheads="1"/>
                    </pic:cNvPicPr>
                  </pic:nvPicPr>
                  <pic:blipFill>
                    <a:blip r:embed="rId10"/>
                    <a:stretch>
                      <a:fillRect/>
                    </a:stretch>
                  </pic:blipFill>
                  <pic:spPr bwMode="auto">
                    <a:xfrm>
                      <a:off x="0" y="0"/>
                      <a:ext cx="1524000" cy="1524000"/>
                    </a:xfrm>
                    <a:prstGeom prst="rect">
                      <a:avLst/>
                    </a:prstGeom>
                    <a:noFill/>
                    <a:ln w="9525">
                      <a:noFill/>
                      <a:headEnd/>
                      <a:tailEnd/>
                    </a:ln>
                  </pic:spPr>
                </pic:pic>
              </a:graphicData>
            </a:graphic>
          </wp:inline>
        </w:drawing>
      </w:r>
    </w:p>
    <w:p w14:paraId="3DE209A4" w14:textId="77777777" w:rsidR="00411798" w:rsidRDefault="001671A2">
      <w:pPr>
        <w:pStyle w:val="ImageCaption"/>
      </w:pPr>
      <w:r>
        <w:t>The community (i.e., module or compartment) membership between network changing points. Two representative assembling hedgerows are depicted. In the top panel, species are grouped by community. The bot</w:t>
      </w:r>
      <w:r>
        <w:t xml:space="preserve">tom panels visualize the flow of species between communities between changing points. </w:t>
      </w:r>
    </w:p>
    <w:p w14:paraId="2398A157" w14:textId="77777777" w:rsidR="00411798" w:rsidRDefault="001671A2">
      <w:r>
        <w:t>[fig:changePoints2]</w:t>
      </w:r>
    </w:p>
    <w:p w14:paraId="31723909" w14:textId="77777777" w:rsidR="00411798" w:rsidRDefault="001671A2">
      <w:r>
        <w:rPr>
          <w:noProof/>
        </w:rPr>
        <w:drawing>
          <wp:inline distT="0" distB="0" distL="0" distR="0" wp14:anchorId="708D6B17" wp14:editId="7C524A10">
            <wp:extent cx="1524000" cy="152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cv/occ_degree.pdf"/>
                    <pic:cNvPicPr>
                      <a:picLocks noChangeAspect="1" noChangeArrowheads="1"/>
                    </pic:cNvPicPr>
                  </pic:nvPicPr>
                  <pic:blipFill>
                    <a:blip r:embed="rId11"/>
                    <a:stretch>
                      <a:fillRect/>
                    </a:stretch>
                  </pic:blipFill>
                  <pic:spPr bwMode="auto">
                    <a:xfrm>
                      <a:off x="0" y="0"/>
                      <a:ext cx="1524000" cy="1524000"/>
                    </a:xfrm>
                    <a:prstGeom prst="rect">
                      <a:avLst/>
                    </a:prstGeom>
                    <a:noFill/>
                    <a:ln w="9525">
                      <a:noFill/>
                      <a:headEnd/>
                      <a:tailEnd/>
                    </a:ln>
                  </pic:spPr>
                </pic:pic>
              </a:graphicData>
            </a:graphic>
          </wp:inline>
        </w:drawing>
      </w:r>
    </w:p>
    <w:p w14:paraId="0602CB1D" w14:textId="77777777" w:rsidR="00411798" w:rsidRDefault="001671A2">
      <w:pPr>
        <w:pStyle w:val="ImageCaption"/>
      </w:pPr>
      <w:r>
        <w:t>The variation coefficient of network position, as represented by closeness, plotted against pollinator persistence and degree. Persistence and degr</w:t>
      </w:r>
      <w:r>
        <w:t xml:space="preserve">ee were positively related to network </w:t>
      </w:r>
      <w:r>
        <w:lastRenderedPageBreak/>
        <w:t xml:space="preserve">position variability in pollinators, but unrelated in plants. Points represent means for each species across sites. The solid line indicates the mean slope estimate and the dashed lines are the </w:t>
      </w:r>
      <m:oMath>
        <m:r>
          <w:rPr>
            <w:rFonts w:ascii="Cambria Math" w:hAnsi="Cambria Math"/>
          </w:rPr>
          <m:t>95%</m:t>
        </m:r>
      </m:oMath>
      <w:r>
        <w:t xml:space="preserve"> confidence intervals</w:t>
      </w:r>
      <w:r>
        <w:t xml:space="preserve"> around the estimate. </w:t>
      </w:r>
    </w:p>
    <w:p w14:paraId="3436DDE5" w14:textId="77777777" w:rsidR="00411798" w:rsidRDefault="001671A2">
      <w:r>
        <w:t>[fig:cv]</w:t>
      </w:r>
    </w:p>
    <w:p w14:paraId="37EB632C" w14:textId="77777777" w:rsidR="00411798" w:rsidRDefault="001671A2">
      <w:r>
        <w:rPr>
          <w:noProof/>
        </w:rPr>
        <w:drawing>
          <wp:inline distT="0" distB="0" distL="0" distR="0" wp14:anchorId="7BF039A0" wp14:editId="49DFAC08">
            <wp:extent cx="1524000" cy="152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turnover_panels.pdf"/>
                    <pic:cNvPicPr>
                      <a:picLocks noChangeAspect="1" noChangeArrowheads="1"/>
                    </pic:cNvPicPr>
                  </pic:nvPicPr>
                  <pic:blipFill>
                    <a:blip r:embed="rId12"/>
                    <a:stretch>
                      <a:fillRect/>
                    </a:stretch>
                  </pic:blipFill>
                  <pic:spPr bwMode="auto">
                    <a:xfrm>
                      <a:off x="0" y="0"/>
                      <a:ext cx="1524000" cy="1524000"/>
                    </a:xfrm>
                    <a:prstGeom prst="rect">
                      <a:avLst/>
                    </a:prstGeom>
                    <a:noFill/>
                    <a:ln w="9525">
                      <a:noFill/>
                      <a:headEnd/>
                      <a:tailEnd/>
                    </a:ln>
                  </pic:spPr>
                </pic:pic>
              </a:graphicData>
            </a:graphic>
          </wp:inline>
        </w:drawing>
      </w:r>
    </w:p>
    <w:p w14:paraId="5C4865AD" w14:textId="77777777" w:rsidR="00411798" w:rsidRDefault="001671A2">
      <w:pPr>
        <w:pStyle w:val="ImageCaption"/>
      </w:pPr>
      <w:r>
        <w:t>The species, interaction and weighted interactions turnover of plant-pollinator networks at non-assembling field margins sites, assembling hedgerows, and non-assembling, mature hedgerows. Rates of species and interaction t</w:t>
      </w:r>
      <w:r>
        <w:t>urnover were similar between site types, though mature hedgerows has marginally significantly less pollinator turnover. However, when interactions where weighted by their similarity, both hedgerow types had higher turnover that unrestored field margins. Bo</w:t>
      </w:r>
      <w:r>
        <w:t xml:space="preserve">xplots represent medians (black horizontal line) first and third quartiles (box perimeter) and extremes (whiskers). </w:t>
      </w:r>
    </w:p>
    <w:p w14:paraId="60717DC1" w14:textId="77777777" w:rsidR="00411798" w:rsidRDefault="001671A2">
      <w:r>
        <w:t>[fig:beta]</w:t>
      </w:r>
    </w:p>
    <w:p w14:paraId="7CF24221" w14:textId="77777777" w:rsidR="00411798" w:rsidRDefault="001671A2">
      <w:r>
        <w:rPr>
          <w:noProof/>
        </w:rPr>
        <w:drawing>
          <wp:inline distT="0" distB="0" distL="0" distR="0" wp14:anchorId="24D780F4" wp14:editId="7A7AE681">
            <wp:extent cx="1524000" cy="152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baci.pdf"/>
                    <pic:cNvPicPr>
                      <a:picLocks noChangeAspect="1" noChangeArrowheads="1"/>
                    </pic:cNvPicPr>
                  </pic:nvPicPr>
                  <pic:blipFill>
                    <a:blip r:embed="rId13"/>
                    <a:stretch>
                      <a:fillRect/>
                    </a:stretch>
                  </pic:blipFill>
                  <pic:spPr bwMode="auto">
                    <a:xfrm>
                      <a:off x="0" y="0"/>
                      <a:ext cx="1524000" cy="1524000"/>
                    </a:xfrm>
                    <a:prstGeom prst="rect">
                      <a:avLst/>
                    </a:prstGeom>
                    <a:noFill/>
                    <a:ln w="9525">
                      <a:noFill/>
                      <a:headEnd/>
                      <a:tailEnd/>
                    </a:ln>
                  </pic:spPr>
                </pic:pic>
              </a:graphicData>
            </a:graphic>
          </wp:inline>
        </w:drawing>
      </w:r>
    </w:p>
    <w:p w14:paraId="74DFF734" w14:textId="77777777" w:rsidR="00411798" w:rsidRDefault="001671A2">
      <w:pPr>
        <w:pStyle w:val="ImageCaption"/>
      </w:pPr>
      <w:r>
        <w:t>Nestedness, plant richness and pollinator richness increased as the networks assembled. Specialization and modularity remained</w:t>
      </w:r>
      <w:r>
        <w:t xml:space="preserve"> consistent across years, while connectance decreased. The nestedness, modularity and specialization scores represent </w:t>
      </w:r>
      <m:oMath>
        <m:r>
          <w:rPr>
            <w:rFonts w:ascii="Cambria Math" w:hAnsi="Cambria Math"/>
          </w:rPr>
          <m:t>z</m:t>
        </m:r>
      </m:oMath>
      <w:r>
        <w:t xml:space="preserve">-scores. Scores greater than </w:t>
      </w:r>
      <m:oMath>
        <m:r>
          <w:rPr>
            <w:rFonts w:ascii="Cambria Math" w:hAnsi="Cambria Math"/>
          </w:rPr>
          <m:t>∼2</m:t>
        </m:r>
      </m:oMath>
      <w:r>
        <w:t xml:space="preserve"> or less than </w:t>
      </w:r>
      <m:oMath>
        <m:r>
          <w:rPr>
            <w:rFonts w:ascii="Cambria Math" w:hAnsi="Cambria Math"/>
          </w:rPr>
          <m:t>∼-2</m:t>
        </m:r>
      </m:oMath>
      <w:r>
        <w:t xml:space="preserve"> are significantly more or less structured than randomly assembled networks. Points are t</w:t>
      </w:r>
      <w:r>
        <w:t xml:space="preserve">he metric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4F1B729C" w14:textId="77777777" w:rsidR="00411798" w:rsidRDefault="001671A2">
      <w:r>
        <w:t>[fig:baci]</w:t>
      </w:r>
    </w:p>
    <w:p w14:paraId="6B08BA17" w14:textId="77777777" w:rsidR="00411798" w:rsidRDefault="001671A2">
      <w:r>
        <w:rPr>
          <w:noProof/>
        </w:rPr>
        <w:lastRenderedPageBreak/>
        <w:drawing>
          <wp:inline distT="0" distB="0" distL="0" distR="0" wp14:anchorId="57E9E935" wp14:editId="43A48A51">
            <wp:extent cx="1524000" cy="152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robustness.pdf"/>
                    <pic:cNvPicPr>
                      <a:picLocks noChangeAspect="1" noChangeArrowheads="1"/>
                    </pic:cNvPicPr>
                  </pic:nvPicPr>
                  <pic:blipFill>
                    <a:blip r:embed="rId14"/>
                    <a:stretch>
                      <a:fillRect/>
                    </a:stretch>
                  </pic:blipFill>
                  <pic:spPr bwMode="auto">
                    <a:xfrm>
                      <a:off x="0" y="0"/>
                      <a:ext cx="1524000" cy="1524000"/>
                    </a:xfrm>
                    <a:prstGeom prst="rect">
                      <a:avLst/>
                    </a:prstGeom>
                    <a:noFill/>
                    <a:ln w="9525">
                      <a:noFill/>
                      <a:headEnd/>
                      <a:tailEnd/>
                    </a:ln>
                  </pic:spPr>
                </pic:pic>
              </a:graphicData>
            </a:graphic>
          </wp:inline>
        </w:drawing>
      </w:r>
    </w:p>
    <w:p w14:paraId="48D7E204" w14:textId="77777777" w:rsidR="00411798" w:rsidRDefault="001671A2">
      <w:pPr>
        <w:pStyle w:val="ImageCaption"/>
      </w:pPr>
      <w:r>
        <w:t>The robustness of networks to species extinction did not change</w:t>
      </w:r>
      <w:r>
        <w:t xml:space="preserve"> with network assembly, but the sensitivity to cascading perturbations increased. The robustness to species extinction is measured by incrementally removing species by degree, though removing species by abundance did not yield qualitatively different resul</w:t>
      </w:r>
      <w:r>
        <w:t>ts. The robustness of networks to cascading perturbations is measured as the algebraic connectivity, the second smallest eigenvalue of the Laplacian matrix. Points are the value for each site at each year of assembly. The solid line indicates the mean slop</w:t>
      </w:r>
      <w:r>
        <w:t xml:space="preserve">e estimate and the dashed lines are the </w:t>
      </w:r>
      <m:oMath>
        <m:r>
          <w:rPr>
            <w:rFonts w:ascii="Cambria Math" w:hAnsi="Cambria Math"/>
          </w:rPr>
          <m:t>95%</m:t>
        </m:r>
      </m:oMath>
      <w:r>
        <w:t xml:space="preserve"> confidence intervals around the estimate.</w:t>
      </w:r>
    </w:p>
    <w:p w14:paraId="1D068F65" w14:textId="77777777" w:rsidR="00411798" w:rsidRDefault="001671A2">
      <w:r>
        <w:t>[fig:rob]</w:t>
      </w:r>
    </w:p>
    <w:p w14:paraId="1FB7C44D" w14:textId="77777777" w:rsidR="00411798" w:rsidRDefault="001671A2">
      <w:pPr>
        <w:pStyle w:val="Bibliography"/>
      </w:pPr>
      <w:r>
        <w:t xml:space="preserve">Ahn, Yong-Yeol, James P Bagrow, and Sune Lehmann. 2010. “Link Communities Reveal Multiscale Complexity in Networks.” </w:t>
      </w:r>
      <w:r>
        <w:rPr>
          <w:i/>
        </w:rPr>
        <w:t>Nature</w:t>
      </w:r>
      <w:r>
        <w:t xml:space="preserve"> 466 (7307). Nature Publishing Group:</w:t>
      </w:r>
      <w:r>
        <w:t xml:space="preserve"> 761–64.</w:t>
      </w:r>
    </w:p>
    <w:p w14:paraId="67F270B2" w14:textId="77777777" w:rsidR="00411798" w:rsidRDefault="001671A2">
      <w:pPr>
        <w:pStyle w:val="Bibliography"/>
      </w:pPr>
      <w:r>
        <w:t xml:space="preserve">Albrecht, Matthias, Matthias Riesen, and Bernhard Schmid. 2010. “Plant–pollinator Network Assembly Along the Chronosequence of a Glacier Foreland.” </w:t>
      </w:r>
      <w:r>
        <w:rPr>
          <w:i/>
        </w:rPr>
        <w:t>Oikos</w:t>
      </w:r>
      <w:r>
        <w:t xml:space="preserve"> 119 (10). Wiley Online Library: 1610–24.</w:t>
      </w:r>
    </w:p>
    <w:p w14:paraId="5ADA5BBE" w14:textId="77777777" w:rsidR="00411798" w:rsidRDefault="001671A2">
      <w:pPr>
        <w:pStyle w:val="Bibliography"/>
      </w:pPr>
      <w:r>
        <w:t>Almeida-neto, M, P Gumarães, PR Gumarã</w:t>
      </w:r>
      <w:r>
        <w:t xml:space="preserve">es, RD Loyola, and W Ulrich. 2008. “A Consistent Metric for Nestedness Analysis in Ecological Systems: Reconciling Concept and Measurement.” </w:t>
      </w:r>
      <w:r>
        <w:rPr>
          <w:i/>
        </w:rPr>
        <w:t>Oikos</w:t>
      </w:r>
      <w:r>
        <w:t xml:space="preserve"> 117: 1227–39.</w:t>
      </w:r>
    </w:p>
    <w:p w14:paraId="05FE6444" w14:textId="77777777" w:rsidR="00411798" w:rsidRDefault="001671A2">
      <w:pPr>
        <w:pStyle w:val="Bibliography"/>
      </w:pPr>
      <w:r>
        <w:t>Anderson, Marti J, Thomas O Crist, Jonathan M Chase, Mark Vellend, Brian D Inouye, Amy L Freest</w:t>
      </w:r>
      <w:r>
        <w:t xml:space="preserve">one, Nathan J Sanders, et al. 2011. “Navigating the Multiple Meanings of </w:t>
      </w:r>
      <m:oMath>
        <m:r>
          <m:rPr>
            <m:sty m:val="p"/>
          </m:rPr>
          <w:rPr>
            <w:rFonts w:ascii="Cambria Math" w:hAnsi="Cambria Math"/>
          </w:rPr>
          <m:t>β</m:t>
        </m:r>
      </m:oMath>
      <w:r>
        <w:t xml:space="preserve"> Diversity: A Roadmap for the Practicing Ecologist.” </w:t>
      </w:r>
      <w:r>
        <w:rPr>
          <w:i/>
        </w:rPr>
        <w:t>Ecol. Lett.</w:t>
      </w:r>
      <w:r>
        <w:t xml:space="preserve"> 14 (1). Wiley Online Library: 19–28.</w:t>
      </w:r>
    </w:p>
    <w:p w14:paraId="0B5928D2" w14:textId="77777777" w:rsidR="00411798" w:rsidRDefault="001671A2">
      <w:pPr>
        <w:pStyle w:val="Bibliography"/>
      </w:pPr>
      <w:r>
        <w:t>Barabási, Albert-László, and Ré</w:t>
      </w:r>
      <w:r>
        <w:t xml:space="preserve">ka Albert. 1999. “Emergence of Scaling in Random Networks.” </w:t>
      </w:r>
      <w:r>
        <w:rPr>
          <w:i/>
        </w:rPr>
        <w:t>Science</w:t>
      </w:r>
      <w:r>
        <w:t xml:space="preserve"> 286 (5439). American Association for the Advancement of Science: 509–12.</w:t>
      </w:r>
    </w:p>
    <w:p w14:paraId="767FC8E4" w14:textId="77777777" w:rsidR="00411798" w:rsidRDefault="001671A2">
      <w:pPr>
        <w:pStyle w:val="Bibliography"/>
      </w:pPr>
      <w:r>
        <w:t>Barnosky, Anthony D, Nicholas Matzke, Susumu Tomiya, Guinevere OU Wogan, Brian Swartz, Tiago B Quental, Charles Mar</w:t>
      </w:r>
      <w:r>
        <w:t xml:space="preserve">shall, et al. 2011. “Has the Earth’s Sixth Mass Extinction Already Arrived?” </w:t>
      </w:r>
      <w:r>
        <w:rPr>
          <w:i/>
        </w:rPr>
        <w:t>Nature</w:t>
      </w:r>
      <w:r>
        <w:t xml:space="preserve"> 471 (7336). Nature Publishing Group: 51–57.</w:t>
      </w:r>
    </w:p>
    <w:p w14:paraId="1F4AD368" w14:textId="77777777" w:rsidR="00411798" w:rsidRDefault="001671A2">
      <w:pPr>
        <w:pStyle w:val="Bibliography"/>
      </w:pPr>
      <w:r>
        <w:t xml:space="preserve">Bascompte, J., and D. B. Stouffer. 2009. “The Assembly and Disassembly of Ecological Networks.” </w:t>
      </w:r>
      <w:r>
        <w:rPr>
          <w:i/>
        </w:rPr>
        <w:t>Phil. Trans. R. Soc. B</w:t>
      </w:r>
      <w:r>
        <w:t xml:space="preserve"> 364: 1781</w:t>
      </w:r>
      <w:r>
        <w:t>.</w:t>
      </w:r>
    </w:p>
    <w:p w14:paraId="149D0AEF" w14:textId="77777777" w:rsidR="00411798" w:rsidRDefault="001671A2">
      <w:pPr>
        <w:pStyle w:val="Bibliography"/>
      </w:pPr>
      <w:r>
        <w:t xml:space="preserve">Bascompte, J., P. Jordano, and J. M. Olesen. 2006. “Asymmetric Coevolutionary Networks Facilitate Biodiversity Maintenance.” </w:t>
      </w:r>
      <w:r>
        <w:rPr>
          <w:i/>
        </w:rPr>
        <w:t>Science</w:t>
      </w:r>
      <w:r>
        <w:t xml:space="preserve"> 312: 431–33.</w:t>
      </w:r>
    </w:p>
    <w:p w14:paraId="67B9379B" w14:textId="77777777" w:rsidR="00411798" w:rsidRDefault="001671A2">
      <w:pPr>
        <w:pStyle w:val="Bibliography"/>
      </w:pPr>
      <w:r>
        <w:lastRenderedPageBreak/>
        <w:t>Bascompte, J., P. Jordano, C. J. Melián, and J. M. Olesen. 2003. “The Nested Assembly of Plant-Animal Mutual</w:t>
      </w:r>
      <w:r>
        <w:t xml:space="preserve">istic Networks.” </w:t>
      </w:r>
      <w:r>
        <w:rPr>
          <w:i/>
        </w:rPr>
        <w:t>Proc. Natl. Acad. Sci. USA</w:t>
      </w:r>
      <w:r>
        <w:t xml:space="preserve"> 100: 9383–87.</w:t>
      </w:r>
    </w:p>
    <w:p w14:paraId="47972BC5" w14:textId="77777777" w:rsidR="00411798" w:rsidRDefault="001671A2">
      <w:pPr>
        <w:pStyle w:val="Bibliography"/>
      </w:pPr>
      <w:r>
        <w:t xml:space="preserve">Bates, D, M Maechler, B Bolker, and S Walker. 2014. </w:t>
      </w:r>
      <w:r>
        <w:rPr>
          <w:i/>
        </w:rPr>
        <w:t>Lme4: Linear Mixed-Effects Models Using Eigen and S4</w:t>
      </w:r>
      <w:r>
        <w:t xml:space="preserve">. </w:t>
      </w:r>
      <w:hyperlink r:id="rId15">
        <w:r>
          <w:rPr>
            <w:rStyle w:val="Link"/>
          </w:rPr>
          <w:t>http://CRAN.R-project.org/package=</w:t>
        </w:r>
        <w:r>
          <w:rPr>
            <w:rStyle w:val="Link"/>
          </w:rPr>
          <w:t>lme4</w:t>
        </w:r>
      </w:hyperlink>
      <w:r>
        <w:t>.</w:t>
      </w:r>
    </w:p>
    <w:p w14:paraId="0D770514" w14:textId="77777777" w:rsidR="00411798" w:rsidRDefault="001671A2">
      <w:pPr>
        <w:pStyle w:val="Bibliography"/>
      </w:pPr>
      <w:r>
        <w:t xml:space="preserve">Blüthgen, N, F Menzel, and N Blüthgen. 2006. “Measuring Specialization in Species Interaction Networks.” </w:t>
      </w:r>
      <w:r>
        <w:rPr>
          <w:i/>
        </w:rPr>
        <w:t>BMC Ecol.</w:t>
      </w:r>
      <w:r>
        <w:t xml:space="preserve"> 6: 9.</w:t>
      </w:r>
    </w:p>
    <w:p w14:paraId="2A0A81F2" w14:textId="77777777" w:rsidR="00411798" w:rsidRDefault="001671A2">
      <w:pPr>
        <w:pStyle w:val="Bibliography"/>
      </w:pPr>
      <w:r>
        <w:t>Blüthgen, Nico, Florian Menzel, Thomas Hovestadt, Brigitte Fiala, and Nils Blüthgen. 2007. “Specialization, Constraints, and Conf</w:t>
      </w:r>
      <w:r>
        <w:t xml:space="preserve">licting Interests in Mutualistic Networks.” </w:t>
      </w:r>
      <w:r>
        <w:rPr>
          <w:i/>
        </w:rPr>
        <w:t>Curr. Biol.</w:t>
      </w:r>
      <w:r>
        <w:t xml:space="preserve"> 17 (4): 341–46.</w:t>
      </w:r>
    </w:p>
    <w:p w14:paraId="7027E4CC" w14:textId="77777777" w:rsidR="00411798" w:rsidRDefault="001671A2">
      <w:pPr>
        <w:pStyle w:val="Bibliography"/>
      </w:pPr>
      <w:r>
        <w:t xml:space="preserve">Burkle, L. A., and R. Alarcón. 2011. “The Future of Plant-Pollinator Diversity: Understanding Interaction Networks Across Time, Space, and Global Change.” </w:t>
      </w:r>
      <w:r>
        <w:rPr>
          <w:i/>
        </w:rPr>
        <w:t>Am. J. Bot.</w:t>
      </w:r>
      <w:r>
        <w:t xml:space="preserve"> 98: 528.</w:t>
      </w:r>
    </w:p>
    <w:p w14:paraId="458155AD" w14:textId="77777777" w:rsidR="00411798" w:rsidRDefault="001671A2">
      <w:pPr>
        <w:pStyle w:val="Bibliography"/>
      </w:pPr>
      <w:r>
        <w:t>Chao, An</w:t>
      </w:r>
      <w:r>
        <w:t xml:space="preserve">ne, Robin L Chazdon, Robert K Colwell, and Tsung-Jen Shen. 2005. “A New Statistical Approach for Assessing Similarity of Species Composition with Incidence and Abundance Data.” </w:t>
      </w:r>
      <w:r>
        <w:rPr>
          <w:i/>
        </w:rPr>
        <w:t>Ecol. Lett.</w:t>
      </w:r>
      <w:r>
        <w:t xml:space="preserve"> 8 (2): 148–59.</w:t>
      </w:r>
    </w:p>
    <w:p w14:paraId="0DC0B986" w14:textId="77777777" w:rsidR="00411798" w:rsidRDefault="001671A2">
      <w:pPr>
        <w:pStyle w:val="Bibliography"/>
      </w:pPr>
      <w:r>
        <w:t>Costa, L da F, Francisco A Rodrigues, Gonzalo Travie</w:t>
      </w:r>
      <w:r>
        <w:t xml:space="preserve">so, and Paulino Ribeiro Villas Boas. 2007. “Characterization of Complex Networks: A Survey of Measurements.” </w:t>
      </w:r>
      <w:r>
        <w:rPr>
          <w:i/>
        </w:rPr>
        <w:t>Advances in Physics</w:t>
      </w:r>
      <w:r>
        <w:t xml:space="preserve"> 56 (1). Taylor &amp; Francis: 167–242.</w:t>
      </w:r>
    </w:p>
    <w:p w14:paraId="3599FDD5" w14:textId="77777777" w:rsidR="00411798" w:rsidRDefault="001671A2">
      <w:pPr>
        <w:pStyle w:val="Bibliography"/>
      </w:pPr>
      <w:r>
        <w:t xml:space="preserve">Csardi, G, and T Nepusz. 2006. “The Igraph Software Package for Complex Network Research.” </w:t>
      </w:r>
      <w:r>
        <w:rPr>
          <w:i/>
        </w:rPr>
        <w:t>I</w:t>
      </w:r>
      <w:r>
        <w:rPr>
          <w:i/>
        </w:rPr>
        <w:t>nterJournal, Complex Systems</w:t>
      </w:r>
      <w:r>
        <w:t xml:space="preserve"> 1695.</w:t>
      </w:r>
    </w:p>
    <w:p w14:paraId="6FAB9809" w14:textId="77777777" w:rsidR="00411798" w:rsidRDefault="001671A2">
      <w:pPr>
        <w:pStyle w:val="Bibliography"/>
      </w:pPr>
      <w:r>
        <w:t xml:space="preserve">Devoto, Mariano, Sallie Bailey, Paul Craze, and Jane Memmott. 2012. “Understanding and Planning Ecological Restoration of Plant–pollinator Networks.” </w:t>
      </w:r>
      <w:r>
        <w:rPr>
          <w:i/>
        </w:rPr>
        <w:t>Ecol. Lett.</w:t>
      </w:r>
      <w:r>
        <w:t xml:space="preserve"> 15 (4). Wiley Online Library: 319–28.</w:t>
      </w:r>
    </w:p>
    <w:p w14:paraId="24F4924C" w14:textId="77777777" w:rsidR="00411798" w:rsidRDefault="001671A2">
      <w:pPr>
        <w:pStyle w:val="Bibliography"/>
      </w:pPr>
      <w:r>
        <w:t>Díaz-Castelazo, Cecil</w:t>
      </w:r>
      <w:r>
        <w:t xml:space="preserve">ia, Paulo R Guimaraes Jr, Pedro Jordano, John N Thompson, Robert J Marquis, and Víctor Rico-Gray. 2010. “Changes of a Mutualistic Network over Time: Reanalysis over a 10-Year Period.” </w:t>
      </w:r>
      <w:r>
        <w:rPr>
          <w:i/>
        </w:rPr>
        <w:t>Ecology</w:t>
      </w:r>
      <w:r>
        <w:t xml:space="preserve"> 91 (3). Eco Soc America: 793–801.</w:t>
      </w:r>
    </w:p>
    <w:p w14:paraId="559D3F5B" w14:textId="77777777" w:rsidR="00411798" w:rsidRDefault="001671A2">
      <w:pPr>
        <w:pStyle w:val="Bibliography"/>
      </w:pPr>
      <w:r>
        <w:t>Dormann, C., B. Gruber, and J.</w:t>
      </w:r>
      <w:r>
        <w:t xml:space="preserve"> Fründ. 2008. “Introducing the Bipartite Package: Analysing Ecological Networks.” </w:t>
      </w:r>
      <w:r>
        <w:rPr>
          <w:i/>
        </w:rPr>
        <w:t>R News</w:t>
      </w:r>
      <w:r>
        <w:t xml:space="preserve"> 8: 8.</w:t>
      </w:r>
    </w:p>
    <w:p w14:paraId="0C94666B" w14:textId="77777777" w:rsidR="00411798" w:rsidRDefault="001671A2">
      <w:pPr>
        <w:pStyle w:val="Bibliography"/>
      </w:pPr>
      <w:r>
        <w:t>Dunn, Robert R, Nyeema C Harris, Robert K Colwell, Lian Pin Koh, and Navjot S Sodhi. 2009. “The Sixth Mass Coextinction: Are Most Endangered Species Parasites an</w:t>
      </w:r>
      <w:r>
        <w:t xml:space="preserve">d Mutualists?” </w:t>
      </w:r>
      <w:r>
        <w:rPr>
          <w:i/>
        </w:rPr>
        <w:t>Proc. R. Soc. Lond. [Biol]</w:t>
      </w:r>
      <w:r>
        <w:t xml:space="preserve"> 276 (1670). The Royal Society: 3037–45.</w:t>
      </w:r>
    </w:p>
    <w:p w14:paraId="3429E0FA" w14:textId="77777777" w:rsidR="00411798" w:rsidRDefault="001671A2">
      <w:pPr>
        <w:pStyle w:val="Bibliography"/>
      </w:pPr>
      <w:r>
        <w:t xml:space="preserve">Engelsdorp, D van, JD Evans, C Saegerman, C Mullin, E Haubruge, BK Nguyen, M. Frazier, et al. 2009. “Colony Collapse Disorder: A Descriptive Study.” </w:t>
      </w:r>
      <w:r>
        <w:rPr>
          <w:i/>
        </w:rPr>
        <w:t>PloS One</w:t>
      </w:r>
      <w:r>
        <w:t xml:space="preserve"> 4: 1–17.</w:t>
      </w:r>
    </w:p>
    <w:p w14:paraId="45A8A2F3" w14:textId="77777777" w:rsidR="00411798" w:rsidRDefault="001671A2">
      <w:pPr>
        <w:pStyle w:val="Bibliography"/>
      </w:pPr>
      <w:r>
        <w:t>Fiedler</w:t>
      </w:r>
      <w:r>
        <w:t xml:space="preserve">, Miroslav. 1973. “Algebraic Connectivity of Graphs.” </w:t>
      </w:r>
      <w:r>
        <w:rPr>
          <w:i/>
        </w:rPr>
        <w:t>Czechoslovak Mathematical Journal</w:t>
      </w:r>
      <w:r>
        <w:t xml:space="preserve"> 23 (2). Institute of Mathematics, Academy of Sciences of the Czech Republic: 298–305.</w:t>
      </w:r>
    </w:p>
    <w:p w14:paraId="71800CBB" w14:textId="77777777" w:rsidR="00411798" w:rsidRDefault="001671A2">
      <w:pPr>
        <w:pStyle w:val="Bibliography"/>
      </w:pPr>
      <w:r>
        <w:lastRenderedPageBreak/>
        <w:t>Forup, ML, KSE Henson, PG Craze, and J Memmott. 2008. “The Restoration of Ecologic</w:t>
      </w:r>
      <w:r>
        <w:t xml:space="preserve">al Interactions: Plant-Pollinator Networks on Ancient and Restored Heathlands.” </w:t>
      </w:r>
      <w:r>
        <w:rPr>
          <w:i/>
        </w:rPr>
        <w:t>J. Appl. Ecol.</w:t>
      </w:r>
      <w:r>
        <w:t xml:space="preserve"> 45: 742–52.</w:t>
      </w:r>
    </w:p>
    <w:p w14:paraId="58755493" w14:textId="77777777" w:rsidR="00411798" w:rsidRDefault="001671A2">
      <w:pPr>
        <w:pStyle w:val="Bibliography"/>
      </w:pPr>
      <w:r>
        <w:t xml:space="preserve">Freeman, Linton C. 1978. “Centrality in Social Networks Conceptual Clarification.” </w:t>
      </w:r>
      <w:r>
        <w:rPr>
          <w:i/>
        </w:rPr>
        <w:t>Social Networks</w:t>
      </w:r>
      <w:r>
        <w:t xml:space="preserve"> 1 (3). Elsevier: 215–39.</w:t>
      </w:r>
    </w:p>
    <w:p w14:paraId="283A61F2" w14:textId="77777777" w:rsidR="00411798" w:rsidRDefault="001671A2">
      <w:pPr>
        <w:pStyle w:val="Bibliography"/>
      </w:pPr>
      <w:r>
        <w:t>Galeano, Javier, Juan M P</w:t>
      </w:r>
      <w:r>
        <w:t xml:space="preserve">astor, and Jose M Iriondo. 2009. “Weighted-Interaction Nestedness Estimator (WINE): A New Estimator to Calculate over Frequency Matrices.” </w:t>
      </w:r>
      <w:r>
        <w:rPr>
          <w:i/>
        </w:rPr>
        <w:t>Environmental Modeling &amp; Software</w:t>
      </w:r>
      <w:r>
        <w:t xml:space="preserve"> 24 (11). Elsevier: 1342–46.</w:t>
      </w:r>
    </w:p>
    <w:p w14:paraId="62CC52E2" w14:textId="77777777" w:rsidR="00411798" w:rsidRDefault="001671A2">
      <w:pPr>
        <w:pStyle w:val="Bibliography"/>
      </w:pPr>
      <w:r>
        <w:t>Gibert, Jean P, Mathias M Pires, John N Thompson, and P</w:t>
      </w:r>
      <w:r>
        <w:t xml:space="preserve">aulo R Guimarães Jr. 2013. “The Spatial Structure of Antagonistic Species Affects Coevolution in Predictable Ways.” </w:t>
      </w:r>
      <w:r>
        <w:rPr>
          <w:i/>
        </w:rPr>
        <w:t>The American Naturalist</w:t>
      </w:r>
      <w:r>
        <w:t xml:space="preserve"> 182 (5). JSTOR: 578–91.</w:t>
      </w:r>
    </w:p>
    <w:p w14:paraId="53949D5D" w14:textId="77777777" w:rsidR="00411798" w:rsidRDefault="001671A2">
      <w:pPr>
        <w:pStyle w:val="Bibliography"/>
      </w:pPr>
      <w:r>
        <w:t xml:space="preserve">Gómez, José </w:t>
      </w:r>
      <w:r>
        <w:t xml:space="preserve">M, and Regino Zamora. 2006. “Ecological Factors That Promote the Evolution of Generalization in Pollination Systems.” </w:t>
      </w:r>
      <w:r>
        <w:rPr>
          <w:i/>
        </w:rPr>
        <w:t>Plant-Pollinator Interactions, NM Waser, J. Ollerton (Eds.). The University of Chicago Press, Chicago</w:t>
      </w:r>
      <w:r>
        <w:t>, 145–66.</w:t>
      </w:r>
    </w:p>
    <w:p w14:paraId="0765DCE5" w14:textId="77777777" w:rsidR="00411798" w:rsidRDefault="001671A2">
      <w:pPr>
        <w:pStyle w:val="Bibliography"/>
      </w:pPr>
      <w:r>
        <w:t>Graham, Catherine H, and Pa</w:t>
      </w:r>
      <w:r>
        <w:t xml:space="preserve">ul VA Fine. 2008. “Phylogenetic Beta Diversity: Linking Ecological and Evolutionary Processes Across Space in Time.” </w:t>
      </w:r>
      <w:r>
        <w:rPr>
          <w:i/>
        </w:rPr>
        <w:t>Ecol. Lett.</w:t>
      </w:r>
      <w:r>
        <w:t xml:space="preserve"> 11 (12). Wiley Online Library: 1265–77.</w:t>
      </w:r>
    </w:p>
    <w:p w14:paraId="69D7E414" w14:textId="77777777" w:rsidR="00411798" w:rsidRDefault="001671A2">
      <w:pPr>
        <w:pStyle w:val="Bibliography"/>
      </w:pPr>
      <w:r>
        <w:t>Guimarães, P. R., P. Jordano, and J. N. Thompson. 2011. “Evolution and Coevolution in M</w:t>
      </w:r>
      <w:r>
        <w:t xml:space="preserve">utualistic Networks.” </w:t>
      </w:r>
      <w:r>
        <w:rPr>
          <w:i/>
        </w:rPr>
        <w:t>Ecol. Lett.</w:t>
      </w:r>
      <w:r>
        <w:t xml:space="preserve"> 14 (9): 877–85.</w:t>
      </w:r>
    </w:p>
    <w:p w14:paraId="1A55B786" w14:textId="77777777" w:rsidR="00411798" w:rsidRDefault="001671A2">
      <w:pPr>
        <w:pStyle w:val="Bibliography"/>
      </w:pPr>
      <w:r>
        <w:t xml:space="preserve">Holland, J Nathaniel, Toshinori Okuyama, and Donald L DeAngelis. 2006. “Comment on ‘Asymmetric Coevolutionary Networks Facilitate Biodiversity Maintenance’.” </w:t>
      </w:r>
      <w:r>
        <w:rPr>
          <w:i/>
        </w:rPr>
        <w:t>Science</w:t>
      </w:r>
      <w:r>
        <w:t xml:space="preserve"> 313 (5795). American Association for the</w:t>
      </w:r>
      <w:r>
        <w:t xml:space="preserve"> Advancement of Science: 1887b–7b.</w:t>
      </w:r>
    </w:p>
    <w:p w14:paraId="656E4481" w14:textId="77777777" w:rsidR="00411798" w:rsidRDefault="001671A2">
      <w:pPr>
        <w:pStyle w:val="Bibliography"/>
      </w:pPr>
      <w:r>
        <w:t>Kaiser-Bunbury, Christopher N, Stefanie Muff, Jane Memmott, Christine B Mü</w:t>
      </w:r>
      <w:r>
        <w:t xml:space="preserve">ller, and Amedeo Caflisch. 2010. “The Robustness of Pollination Networks to the Loss of Species and Interactions: A Quantitative Approach Incorporating Pollinator Behaviour.” </w:t>
      </w:r>
      <w:r>
        <w:rPr>
          <w:i/>
        </w:rPr>
        <w:t>Ecology Letters</w:t>
      </w:r>
      <w:r>
        <w:t xml:space="preserve"> 13 (4). Wiley Online Library: 442–52.</w:t>
      </w:r>
    </w:p>
    <w:p w14:paraId="5246E4E0" w14:textId="77777777" w:rsidR="00411798" w:rsidRDefault="001671A2">
      <w:pPr>
        <w:pStyle w:val="Bibliography"/>
      </w:pPr>
      <w:r>
        <w:t xml:space="preserve">Kalinka, Alex T, and Pavel </w:t>
      </w:r>
      <w:r>
        <w:t xml:space="preserve">Tomancak. 2011. “Linkcomm: An R Package for the Generation, Visualization, and Analysis of Link Communities in Networks of Arbitrary Size and Type.” </w:t>
      </w:r>
      <w:r>
        <w:rPr>
          <w:i/>
        </w:rPr>
        <w:t>Bioinformatics</w:t>
      </w:r>
      <w:r>
        <w:t xml:space="preserve"> 27 (14). Oxford Univ Press.</w:t>
      </w:r>
    </w:p>
    <w:p w14:paraId="04C74151" w14:textId="77777777" w:rsidR="00411798" w:rsidRDefault="001671A2">
      <w:pPr>
        <w:pStyle w:val="Bibliography"/>
      </w:pPr>
      <w:r>
        <w:t>Kembel, SW, PD Cowan, MR Helmus, WK Cornwell, H Morlon, DD Acker</w:t>
      </w:r>
      <w:r>
        <w:t xml:space="preserve">ly, SP Blomberg, and CO Webb. 2010. “Picante: R Tools for Integrating Phylogenies and Ecology.” </w:t>
      </w:r>
      <w:r>
        <w:rPr>
          <w:i/>
        </w:rPr>
        <w:t>Bioinformatics</w:t>
      </w:r>
      <w:r>
        <w:t xml:space="preserve"> 26: 1463–64.</w:t>
      </w:r>
    </w:p>
    <w:p w14:paraId="6B216F07" w14:textId="77777777" w:rsidR="00411798" w:rsidRDefault="001671A2">
      <w:pPr>
        <w:pStyle w:val="Bibliography"/>
      </w:pPr>
      <w:r>
        <w:t>Klein, AM, BE Vaissière, JH Cane, I Steffan-Dewenter, SA Cunningham, C Kremen, and T Tscharntke. 2007. “Importance of Pollinators in</w:t>
      </w:r>
      <w:r>
        <w:t xml:space="preserve"> Changing Landscapes for World Crops.” </w:t>
      </w:r>
      <w:r>
        <w:rPr>
          <w:i/>
        </w:rPr>
        <w:t>Proc. R. Soc. B</w:t>
      </w:r>
      <w:r>
        <w:t xml:space="preserve"> 274: 303–13.</w:t>
      </w:r>
    </w:p>
    <w:p w14:paraId="7CAD5EFE" w14:textId="77777777" w:rsidR="00411798" w:rsidRDefault="001671A2">
      <w:pPr>
        <w:pStyle w:val="Bibliography"/>
      </w:pPr>
      <w:r>
        <w:t>Kremen, C. 2008. “Bee Pollinators in Agricultural Ecosystems.” In, 10–26. New York: Oxford University Press.</w:t>
      </w:r>
    </w:p>
    <w:p w14:paraId="2222356E" w14:textId="77777777" w:rsidR="00411798" w:rsidRDefault="001671A2">
      <w:pPr>
        <w:pStyle w:val="Bibliography"/>
      </w:pPr>
      <w:r>
        <w:lastRenderedPageBreak/>
        <w:t xml:space="preserve">Kremen, C, NM Williams, and RW Thorp. 2002. “Crop Pollination from Native Bees </w:t>
      </w:r>
      <w:r>
        <w:t xml:space="preserve">at Risk from Agricultural Intensification.” </w:t>
      </w:r>
      <w:r>
        <w:rPr>
          <w:i/>
        </w:rPr>
        <w:t>Proc. Natl. Acad. Sci. USA</w:t>
      </w:r>
      <w:r>
        <w:t xml:space="preserve"> 99: 16812–16.</w:t>
      </w:r>
    </w:p>
    <w:p w14:paraId="156879E1" w14:textId="77777777" w:rsidR="00411798" w:rsidRDefault="001671A2">
      <w:pPr>
        <w:pStyle w:val="Bibliography"/>
      </w:pPr>
      <w:r>
        <w:t xml:space="preserve">Kremen, C, NM Williams, RL Bugg, JP Fay, and RW Thorp. 2004. “The Area Requirements of an Ecosystem Service: Crop Pollination by Native Bee Communities in California.” </w:t>
      </w:r>
      <w:r>
        <w:rPr>
          <w:i/>
        </w:rPr>
        <w:t>Eco</w:t>
      </w:r>
      <w:r>
        <w:rPr>
          <w:i/>
        </w:rPr>
        <w:t>l. Lett.</w:t>
      </w:r>
      <w:r>
        <w:t xml:space="preserve"> 7: 1109–19.</w:t>
      </w:r>
    </w:p>
    <w:p w14:paraId="64187A10" w14:textId="77777777" w:rsidR="00411798" w:rsidRDefault="001671A2">
      <w:pPr>
        <w:pStyle w:val="Bibliography"/>
      </w:pPr>
      <w:r>
        <w:t xml:space="preserve">Kremen, Claire, and Leithen K. M’Gonigle. 2015. “Small-Scale Restoration in Intensive Agricultural Landscapes Supports More Specialized and Less Mobile Pollinator Species.” </w:t>
      </w:r>
      <w:r>
        <w:rPr>
          <w:i/>
        </w:rPr>
        <w:t>J. Appl. Ecol.</w:t>
      </w:r>
      <w:r>
        <w:t xml:space="preserve"> 52: 602–10.</w:t>
      </w:r>
    </w:p>
    <w:p w14:paraId="1A0FA30A" w14:textId="77777777" w:rsidR="00411798" w:rsidRDefault="001671A2">
      <w:pPr>
        <w:pStyle w:val="Bibliography"/>
      </w:pPr>
      <w:r>
        <w:t>Kuznetsova, Alexandra, Per Bruun Br</w:t>
      </w:r>
      <w:r>
        <w:t xml:space="preserve">ockhoff, and Rune Haubo Bojesen Christensen. 2014. </w:t>
      </w:r>
      <w:r>
        <w:rPr>
          <w:i/>
        </w:rPr>
        <w:t>lmerTest: Tests for Random and Fixed Effects for Linear Mixed Effect Models (Lmer Objects of Lme4 Package).</w:t>
      </w:r>
      <w:r>
        <w:t xml:space="preserve"> </w:t>
      </w:r>
      <w:hyperlink r:id="rId16">
        <w:r>
          <w:rPr>
            <w:rStyle w:val="Link"/>
          </w:rPr>
          <w:t>http://CRAN.R-project.org/package=l</w:t>
        </w:r>
        <w:r>
          <w:rPr>
            <w:rStyle w:val="Link"/>
          </w:rPr>
          <w:t>merTest</w:t>
        </w:r>
      </w:hyperlink>
      <w:r>
        <w:t>.</w:t>
      </w:r>
    </w:p>
    <w:p w14:paraId="64EE6756" w14:textId="77777777" w:rsidR="00411798" w:rsidRDefault="001671A2">
      <w:pPr>
        <w:pStyle w:val="Bibliography"/>
      </w:pPr>
      <w:r>
        <w:t xml:space="preserve">MacLeod, Molly, Mark A Genung, John S Ascher, and Rachael Winfree. 2016. “Measuring Partner Choice in Plant–pollinator Networks: Using Null Models to Separate Rewiring and Fidelity from Chance.” </w:t>
      </w:r>
      <w:r>
        <w:rPr>
          <w:i/>
        </w:rPr>
        <w:t>Ecology</w:t>
      </w:r>
      <w:r>
        <w:t>. Wiley Online Library.</w:t>
      </w:r>
    </w:p>
    <w:p w14:paraId="28FF2AA1" w14:textId="77777777" w:rsidR="00411798" w:rsidRDefault="001671A2">
      <w:pPr>
        <w:pStyle w:val="Bibliography"/>
      </w:pPr>
      <w:r>
        <w:t>Memmott, J., N. M. Wa</w:t>
      </w:r>
      <w:r>
        <w:t xml:space="preserve">ser, and M. V. Price. 2004. “Tolerance of Pollination Networks to Species Extinctions.” </w:t>
      </w:r>
      <w:r>
        <w:rPr>
          <w:i/>
        </w:rPr>
        <w:t>Proc. R. Soc. Lond. B</w:t>
      </w:r>
      <w:r>
        <w:t xml:space="preserve"> 271: 2605–11.</w:t>
      </w:r>
    </w:p>
    <w:p w14:paraId="60133AE7" w14:textId="77777777" w:rsidR="00411798" w:rsidRDefault="001671A2">
      <w:pPr>
        <w:pStyle w:val="Bibliography"/>
      </w:pPr>
      <w:r>
        <w:t>Menz, MHM, RD Phillips, R Winfree, C Kremen, MA Aizen, SD Johnson, and KW Dixon. 2010. “Reconnecting Plants and Pollinators: Challen</w:t>
      </w:r>
      <w:r>
        <w:t xml:space="preserve">ges in the Restoration of Pollination Mutualisms.” </w:t>
      </w:r>
      <w:r>
        <w:rPr>
          <w:i/>
        </w:rPr>
        <w:t>Trends Plant Sci.</w:t>
      </w:r>
      <w:r>
        <w:t xml:space="preserve"> 16: 4–12.</w:t>
      </w:r>
    </w:p>
    <w:p w14:paraId="5CC796A5" w14:textId="77777777" w:rsidR="00411798" w:rsidRDefault="001671A2">
      <w:pPr>
        <w:pStyle w:val="Bibliography"/>
      </w:pPr>
      <w:r>
        <w:t xml:space="preserve">Morandin, LA, and C Kremen. 2013. “Hedgerow Restoration Promotes Pollinator Populations and Exports Native Bees to Adjacent Fields.” </w:t>
      </w:r>
      <w:r>
        <w:rPr>
          <w:i/>
        </w:rPr>
        <w:t>Ecol. Appl.</w:t>
      </w:r>
      <w:r>
        <w:t xml:space="preserve"> 23: 829–39.</w:t>
      </w:r>
    </w:p>
    <w:p w14:paraId="6FEB12E7" w14:textId="77777777" w:rsidR="00411798" w:rsidRDefault="001671A2">
      <w:pPr>
        <w:pStyle w:val="Bibliography"/>
      </w:pPr>
      <w:r>
        <w:t>M’Gonigle, Leithen K</w:t>
      </w:r>
      <w:r>
        <w:t xml:space="preserve">, Neal M Williams, Eric Lonsdorf, and Claire Kremen. 2016. “A Tool for Selecting Plants When Restoring Habitat for Pollinators.” </w:t>
      </w:r>
      <w:r>
        <w:rPr>
          <w:i/>
        </w:rPr>
        <w:t>Conserv. Lett.</w:t>
      </w:r>
      <w:r>
        <w:t xml:space="preserve"> Wiley Online Library.</w:t>
      </w:r>
    </w:p>
    <w:p w14:paraId="28411564" w14:textId="77777777" w:rsidR="00411798" w:rsidRDefault="001671A2">
      <w:pPr>
        <w:pStyle w:val="Bibliography"/>
      </w:pPr>
      <w:r>
        <w:t>M’Gonigle, LK, LC Ponisio, K Cutler, and C Kremen. 2015. “Habitat Restoration Promotes Pol</w:t>
      </w:r>
      <w:r>
        <w:t xml:space="preserve">linator Persistence and Colonization in Intensively-Managed Agriculture.” </w:t>
      </w:r>
      <w:r>
        <w:rPr>
          <w:i/>
        </w:rPr>
        <w:t>Ecol. Appl.</w:t>
      </w:r>
      <w:r>
        <w:t xml:space="preserve"> 25: 1557–65.</w:t>
      </w:r>
    </w:p>
    <w:p w14:paraId="63DE5F57" w14:textId="77777777" w:rsidR="00411798" w:rsidRDefault="001671A2">
      <w:pPr>
        <w:pStyle w:val="Bibliography"/>
      </w:pPr>
      <w:r>
        <w:t xml:space="preserve">Neumann, P., and N. L. Carreck. 2010. “Honey Bee Colony Losses.” </w:t>
      </w:r>
      <w:r>
        <w:rPr>
          <w:i/>
        </w:rPr>
        <w:t>J. Api. Res.</w:t>
      </w:r>
      <w:r>
        <w:t xml:space="preserve"> 49: 1–6.</w:t>
      </w:r>
    </w:p>
    <w:p w14:paraId="64FC676B" w14:textId="77777777" w:rsidR="00411798" w:rsidRDefault="001671A2">
      <w:pPr>
        <w:pStyle w:val="Bibliography"/>
      </w:pPr>
      <w:r>
        <w:t>Newman, M. E. J., and M Girvan. 2004. “Finding and Evaluating Communit</w:t>
      </w:r>
      <w:r>
        <w:t xml:space="preserve">y Structure in Networks.” </w:t>
      </w:r>
      <w:r>
        <w:rPr>
          <w:i/>
        </w:rPr>
        <w:t>Phys. Rev. E</w:t>
      </w:r>
      <w:r>
        <w:t xml:space="preserve"> 69: 026113.</w:t>
      </w:r>
    </w:p>
    <w:p w14:paraId="42185368" w14:textId="77777777" w:rsidR="00411798" w:rsidRDefault="001671A2">
      <w:pPr>
        <w:pStyle w:val="Bibliography"/>
      </w:pPr>
      <w:r>
        <w:t xml:space="preserve">Nuismer, Scott L., Pedro Jordano, and Jordi Bascompte. 2013. “Coevolution and the Architecture of Mutualistic Networks.” </w:t>
      </w:r>
      <w:r>
        <w:rPr>
          <w:i/>
        </w:rPr>
        <w:t>Evolution</w:t>
      </w:r>
      <w:r>
        <w:t xml:space="preserve"> 67 (2): 338–54.</w:t>
      </w:r>
    </w:p>
    <w:p w14:paraId="3A4486F6" w14:textId="77777777" w:rsidR="00411798" w:rsidRDefault="001671A2">
      <w:pPr>
        <w:pStyle w:val="Bibliography"/>
      </w:pPr>
      <w:r>
        <w:t>Olesen, J. M., J Bascompte, H Elberling, and P Jordano. 20</w:t>
      </w:r>
      <w:r>
        <w:t xml:space="preserve">08. “Temporal Dynamics in a Pollination Network.” </w:t>
      </w:r>
      <w:r>
        <w:rPr>
          <w:i/>
        </w:rPr>
        <w:t>Ecology</w:t>
      </w:r>
      <w:r>
        <w:t xml:space="preserve"> 89: 1573.</w:t>
      </w:r>
    </w:p>
    <w:p w14:paraId="71FA5E76" w14:textId="77777777" w:rsidR="00411798" w:rsidRDefault="001671A2">
      <w:pPr>
        <w:pStyle w:val="Bibliography"/>
      </w:pPr>
      <w:r>
        <w:t xml:space="preserve">Olesen, J. M., J. Bascompte, Y. Dupont, and P. Jordano. 2007. “The Modularity of Pollination Networks.” </w:t>
      </w:r>
      <w:r>
        <w:rPr>
          <w:i/>
        </w:rPr>
        <w:t>Proc. Natl. Acad. Sci. USA</w:t>
      </w:r>
      <w:r>
        <w:t xml:space="preserve"> 104: 19891–96.</w:t>
      </w:r>
    </w:p>
    <w:p w14:paraId="2D06BF91" w14:textId="77777777" w:rsidR="00411798" w:rsidRDefault="001671A2">
      <w:pPr>
        <w:pStyle w:val="Bibliography"/>
      </w:pPr>
      <w:r>
        <w:lastRenderedPageBreak/>
        <w:t xml:space="preserve">Ollerton, J, R Winfree, and S Tarrant. 2011. “How Many Flowering Plants Are Pollinated by Animals?” </w:t>
      </w:r>
      <w:r>
        <w:rPr>
          <w:i/>
        </w:rPr>
        <w:t>Oikos</w:t>
      </w:r>
      <w:r>
        <w:t xml:space="preserve"> 120: 321–26.</w:t>
      </w:r>
    </w:p>
    <w:p w14:paraId="76EFEA53" w14:textId="77777777" w:rsidR="00411798" w:rsidRDefault="001671A2">
      <w:pPr>
        <w:pStyle w:val="Bibliography"/>
      </w:pPr>
      <w:r>
        <w:t xml:space="preserve">Parker, V Thomas. 1997. “The Scale of Successional Models and Restoration Objectives.” </w:t>
      </w:r>
      <w:r>
        <w:rPr>
          <w:i/>
        </w:rPr>
        <w:t>Restoration Ecology</w:t>
      </w:r>
      <w:r>
        <w:t xml:space="preserve"> 5 (4). Wiley Online Library: 3</w:t>
      </w:r>
      <w:r>
        <w:t>01–6.</w:t>
      </w:r>
    </w:p>
    <w:p w14:paraId="6CFD6B62" w14:textId="77777777" w:rsidR="00411798" w:rsidRDefault="001671A2">
      <w:pPr>
        <w:pStyle w:val="Bibliography"/>
      </w:pPr>
      <w:r>
        <w:t xml:space="preserve">Peel, Leto, and Aaron Clauset. 2014. “Detecting Change Points in the Large-Scale Structure of Evolving Networks.” </w:t>
      </w:r>
      <w:r>
        <w:rPr>
          <w:i/>
        </w:rPr>
        <w:t>ArXiv Preprint ArXiv:1403.0989</w:t>
      </w:r>
      <w:r>
        <w:t>.</w:t>
      </w:r>
    </w:p>
    <w:p w14:paraId="510D8AE8" w14:textId="77777777" w:rsidR="00411798" w:rsidRDefault="001671A2">
      <w:pPr>
        <w:pStyle w:val="Bibliography"/>
      </w:pPr>
      <w:r>
        <w:t>Petanidou, T, SA Kallimanis, J Tzanopoulos, SP Sgardelis, and JD Pantis. 2008. “Long-Term Observation of</w:t>
      </w:r>
      <w:r>
        <w:t xml:space="preserve"> a Pollination Network: Fluctuation in Species and Interactions, Relative Invariance of Network Structure and Implications for Estimates of Specialization.” </w:t>
      </w:r>
      <w:r>
        <w:rPr>
          <w:i/>
        </w:rPr>
        <w:t>Ecol. Lett.</w:t>
      </w:r>
      <w:r>
        <w:t xml:space="preserve"> 11: 564–75.</w:t>
      </w:r>
    </w:p>
    <w:p w14:paraId="0F96CD50" w14:textId="77777777" w:rsidR="00411798" w:rsidRDefault="001671A2">
      <w:pPr>
        <w:pStyle w:val="Bibliography"/>
      </w:pPr>
      <w:r>
        <w:t>Ponisio, Lauren C, Leithen K M’Gonigle, and Claire Kremen. 2016. “On-Farm H</w:t>
      </w:r>
      <w:r>
        <w:t xml:space="preserve">abitat Restoration Counters Biotic Homogenization in Intensively Managed Agriculture.” </w:t>
      </w:r>
      <w:r>
        <w:rPr>
          <w:i/>
        </w:rPr>
        <w:t>Global Change Biol.</w:t>
      </w:r>
      <w:r>
        <w:t xml:space="preserve"> 22 (2). Wiley Online Library: 704–15.</w:t>
      </w:r>
    </w:p>
    <w:p w14:paraId="274F202D" w14:textId="77777777" w:rsidR="00411798" w:rsidRDefault="001671A2">
      <w:pPr>
        <w:pStyle w:val="Bibliography"/>
      </w:pPr>
      <w:r>
        <w:t xml:space="preserve">Pyke, Graham H. 1984. “Optimal Foraging Theory: A Critical Review.” </w:t>
      </w:r>
      <w:r>
        <w:rPr>
          <w:i/>
        </w:rPr>
        <w:t>Annu. Rev. Ecol. Evol. Syst.</w:t>
      </w:r>
      <w:r>
        <w:t xml:space="preserve"> JSTOR, 523–75.</w:t>
      </w:r>
    </w:p>
    <w:p w14:paraId="219214F9" w14:textId="77777777" w:rsidR="00411798" w:rsidRDefault="001671A2">
      <w:pPr>
        <w:pStyle w:val="Bibliography"/>
      </w:pPr>
      <w:r>
        <w:t xml:space="preserve">R Core Team. 2015. </w:t>
      </w:r>
      <w:r>
        <w:rPr>
          <w:i/>
        </w:rPr>
        <w:t>R: A Language and Environment for Statistical Computing</w:t>
      </w:r>
      <w:r>
        <w:t xml:space="preserve">. Vienna, Austria: R Foundation for Statistical Computing. </w:t>
      </w:r>
      <w:hyperlink r:id="rId17">
        <w:r>
          <w:rPr>
            <w:rStyle w:val="Link"/>
          </w:rPr>
          <w:t>http://www.R-project.org/</w:t>
        </w:r>
      </w:hyperlink>
      <w:r>
        <w:t>.</w:t>
      </w:r>
    </w:p>
    <w:p w14:paraId="7C3B57E4" w14:textId="77777777" w:rsidR="00411798" w:rsidRDefault="001671A2">
      <w:pPr>
        <w:pStyle w:val="Bibliography"/>
      </w:pPr>
      <w:r>
        <w:t>Ramos-Jiliberto, Rodrigo, Fernanda S Valdovinos, P</w:t>
      </w:r>
      <w:r>
        <w:t xml:space="preserve">ablo Moisset de Espanés, and Jose D Flores. 2012. “Topological Plasticity Increases Robustness of Mutualistic Networks.” </w:t>
      </w:r>
      <w:r>
        <w:rPr>
          <w:i/>
        </w:rPr>
        <w:t>J. Anim. Ecol.</w:t>
      </w:r>
      <w:r>
        <w:t xml:space="preserve"> 81 (4). Wiley Online Library: 896–904.</w:t>
      </w:r>
    </w:p>
    <w:p w14:paraId="0BA7B1F4" w14:textId="77777777" w:rsidR="00411798" w:rsidRDefault="001671A2">
      <w:pPr>
        <w:pStyle w:val="Bibliography"/>
      </w:pPr>
      <w:r>
        <w:t>Rezende, Enrico L, Jessica E Lavabre, Paulo R Guimarães, Pedro Jordano, and Jordi</w:t>
      </w:r>
      <w:r>
        <w:t xml:space="preserve"> Bascompte. 2007. “Non-Random Coextinctions in Phylogenetically Structured Mutualistic Networks.” </w:t>
      </w:r>
      <w:r>
        <w:rPr>
          <w:i/>
        </w:rPr>
        <w:t>Nature</w:t>
      </w:r>
      <w:r>
        <w:t xml:space="preserve"> 448 (7156). Nature Publishing Group: 925–28.</w:t>
      </w:r>
    </w:p>
    <w:p w14:paraId="3B629550" w14:textId="77777777" w:rsidR="00411798" w:rsidRDefault="001671A2">
      <w:pPr>
        <w:pStyle w:val="Bibliography"/>
      </w:pPr>
      <w:r>
        <w:t>Santamaría, Miguel A, Luis AND Rodríguez-Gironé</w:t>
      </w:r>
      <w:r>
        <w:t xml:space="preserve">s. 2007. “Linkage Rules for Plant–Pollinator Networks: Trait Complementarity or Exploitation Barriers?” </w:t>
      </w:r>
      <w:r>
        <w:rPr>
          <w:i/>
        </w:rPr>
        <w:t>PLoS Biol.</w:t>
      </w:r>
      <w:r>
        <w:t xml:space="preserve"> 5. Public Library of Science: e31.</w:t>
      </w:r>
    </w:p>
    <w:p w14:paraId="5006F654" w14:textId="77777777" w:rsidR="00411798" w:rsidRDefault="001671A2">
      <w:pPr>
        <w:pStyle w:val="Bibliography"/>
      </w:pPr>
      <w:r>
        <w:t>Stang, M, PGL Klinkhamer, N. M. Waser, I Stang, and Meijden E van der. 2009. “Size-Specific Interaction Pa</w:t>
      </w:r>
      <w:r>
        <w:t xml:space="preserve">tterns and Size Matching in a Plant-Pollinator Interaction Web.” </w:t>
      </w:r>
      <w:r>
        <w:rPr>
          <w:i/>
        </w:rPr>
        <w:t>Ann. Bot.</w:t>
      </w:r>
      <w:r>
        <w:t xml:space="preserve"> 103 (1459–1469).</w:t>
      </w:r>
    </w:p>
    <w:p w14:paraId="3624CD4E" w14:textId="77777777" w:rsidR="00411798" w:rsidRDefault="001671A2">
      <w:pPr>
        <w:pStyle w:val="Bibliography"/>
      </w:pPr>
      <w:r>
        <w:t>Stang, Martina, Peter GL Klinkhamer, and Eddy Van Der Meijden. 2006. “Size Constraints and Flower Abundance Determine the Number of Interactions in a Plant–flower V</w:t>
      </w:r>
      <w:r>
        <w:t xml:space="preserve">isitor Web.” </w:t>
      </w:r>
      <w:r>
        <w:rPr>
          <w:i/>
        </w:rPr>
        <w:t>Oikos</w:t>
      </w:r>
      <w:r>
        <w:t xml:space="preserve"> 112 (1). Wiley Online Library: 111–21.</w:t>
      </w:r>
    </w:p>
    <w:p w14:paraId="3CE50C8B" w14:textId="77777777" w:rsidR="00411798" w:rsidRDefault="001671A2">
      <w:pPr>
        <w:pStyle w:val="Bibliography"/>
      </w:pPr>
      <w:r>
        <w:t xml:space="preserve">Thébault, Elisa, and Colin Fontaine. 2010. “Stability of Ecological Communities and the Architecture of Mutualistic and Trophic Networks.” </w:t>
      </w:r>
      <w:r>
        <w:rPr>
          <w:i/>
        </w:rPr>
        <w:t>Science</w:t>
      </w:r>
      <w:r>
        <w:t xml:space="preserve"> 329 (5993). American Association for the Advancemen</w:t>
      </w:r>
      <w:r>
        <w:t>t of Science: 853–56.</w:t>
      </w:r>
    </w:p>
    <w:p w14:paraId="3A1EF6DB" w14:textId="77777777" w:rsidR="00411798" w:rsidRDefault="001671A2">
      <w:pPr>
        <w:pStyle w:val="Bibliography"/>
      </w:pPr>
      <w:r>
        <w:lastRenderedPageBreak/>
        <w:t xml:space="preserve">Valdovinos, Fernanda S, Pablo Moisset de Espanés, José D Flores, and Rodrigo Ramos-Jiliberto. 2013. “Adaptive Foraging Allows the Maintenance of Biodiversity of Pollination Networks.” </w:t>
      </w:r>
      <w:r>
        <w:rPr>
          <w:i/>
        </w:rPr>
        <w:t>Oikos</w:t>
      </w:r>
      <w:r>
        <w:t xml:space="preserve"> 122 (6). Wiley Online Library: 907–17.</w:t>
      </w:r>
    </w:p>
    <w:p w14:paraId="50F0F88A" w14:textId="77777777" w:rsidR="00411798" w:rsidRDefault="001671A2">
      <w:pPr>
        <w:pStyle w:val="Bibliography"/>
      </w:pPr>
      <w:r>
        <w:t>Valdo</w:t>
      </w:r>
      <w:r>
        <w:t xml:space="preserve">vinos, Fernanda S, Rodrigo Ramos-Jiliberto, Leslie Garay-Narváez, Pasquinell Urbani, and Jennifer A Dunne. 2010. “Consequences of Adaptive Behaviour for the Structure and Dynamics of Food Webs.” </w:t>
      </w:r>
      <w:r>
        <w:rPr>
          <w:i/>
        </w:rPr>
        <w:t>Ecology Letters</w:t>
      </w:r>
      <w:r>
        <w:t xml:space="preserve"> 13 (12). Wiley Online Library: 1546–59.</w:t>
      </w:r>
    </w:p>
    <w:p w14:paraId="477B9CD3" w14:textId="77777777" w:rsidR="00411798" w:rsidRDefault="001671A2">
      <w:pPr>
        <w:pStyle w:val="Bibliography"/>
      </w:pPr>
      <w:r>
        <w:t>Vázqu</w:t>
      </w:r>
      <w:r>
        <w:t xml:space="preserve">ez, D. P., N. Blüthgen, L. Cagnolo, and N. P. Chacoff. 2009. “Uniting Pattern and Process in Plant-Animal Mutualistic Networks: A Review.” </w:t>
      </w:r>
      <w:r>
        <w:rPr>
          <w:i/>
        </w:rPr>
        <w:t>Ann. of Bot.</w:t>
      </w:r>
      <w:r>
        <w:t xml:space="preserve"> 103 (9): 1445–57.</w:t>
      </w:r>
    </w:p>
    <w:p w14:paraId="6C3C2A8F" w14:textId="77777777" w:rsidR="00411798" w:rsidRDefault="001671A2">
      <w:pPr>
        <w:pStyle w:val="Bibliography"/>
      </w:pPr>
      <w:r>
        <w:t>Vázquez, Diego P, Natacha P Chacoff, and Luciano Cagnolo. 2009. “Evaluating Multiple D</w:t>
      </w:r>
      <w:r>
        <w:t xml:space="preserve">eterminants of the Structure of Plant-Animal Mutualistic Networks.” </w:t>
      </w:r>
      <w:r>
        <w:rPr>
          <w:i/>
        </w:rPr>
        <w:t>Ecology</w:t>
      </w:r>
      <w:r>
        <w:t xml:space="preserve"> 90 (8). Eco Soc America: 2039–46.</w:t>
      </w:r>
    </w:p>
    <w:p w14:paraId="5B399CF8" w14:textId="77777777" w:rsidR="00411798" w:rsidRDefault="001671A2">
      <w:pPr>
        <w:pStyle w:val="Bibliography"/>
      </w:pPr>
      <w:r>
        <w:t xml:space="preserve">Vázquez, Diego P. 2005. “Degree Distribution in Plant-Animal Mutualistic Networks: Forbidden Links or Random Interactions?” </w:t>
      </w:r>
      <w:r>
        <w:rPr>
          <w:i/>
        </w:rPr>
        <w:t>Oikos</w:t>
      </w:r>
      <w:r>
        <w:t xml:space="preserve"> 108 (2). Munksga</w:t>
      </w:r>
      <w:r>
        <w:t>ard International Publishers: 421–26.</w:t>
      </w:r>
    </w:p>
    <w:p w14:paraId="4C47BB06" w14:textId="77777777" w:rsidR="00411798" w:rsidRDefault="001671A2">
      <w:pPr>
        <w:pStyle w:val="Bibliography"/>
      </w:pPr>
      <w:r>
        <w:t xml:space="preserve">Waser, N. M., L. Chittka, M. V. Price, N. M. Williams, and J. Ollerton. 1996. “Generalization in Pollination Systems, and Why It Matters.” </w:t>
      </w:r>
      <w:r>
        <w:rPr>
          <w:i/>
        </w:rPr>
        <w:t>Ecology</w:t>
      </w:r>
      <w:r>
        <w:t xml:space="preserve"> 77: 1043.</w:t>
      </w:r>
    </w:p>
    <w:p w14:paraId="76DEA25A" w14:textId="77777777" w:rsidR="00411798" w:rsidRDefault="001671A2">
      <w:pPr>
        <w:pStyle w:val="Bibliography"/>
      </w:pPr>
      <w:r>
        <w:t>Waser, Nikolas M, Lars Chittka, Mary V Price, Neal M Williams</w:t>
      </w:r>
      <w:r>
        <w:t xml:space="preserve">, and Jeff Ollerton. 1996. “Generalization in Pollination Systems, and Why It Matters.” </w:t>
      </w:r>
      <w:r>
        <w:rPr>
          <w:i/>
        </w:rPr>
        <w:t>Ecology</w:t>
      </w:r>
      <w:r>
        <w:t xml:space="preserve"> 77 (4). Wiley Online Library: 1043–60.</w:t>
      </w:r>
    </w:p>
    <w:p w14:paraId="56075A58" w14:textId="77777777" w:rsidR="00411798" w:rsidRDefault="001671A2">
      <w:pPr>
        <w:pStyle w:val="Bibliography"/>
      </w:pPr>
      <w:r>
        <w:t>Winfree, R, NM Williams, J Dushoff, and C Kremen. 2007. “Native Bees Provide Insurance Against Ongoing Honey Bee Losses.”</w:t>
      </w:r>
      <w:r>
        <w:t xml:space="preserve"> </w:t>
      </w:r>
      <w:r>
        <w:rPr>
          <w:i/>
        </w:rPr>
        <w:t>Ecol. Lett.</w:t>
      </w:r>
      <w:r>
        <w:t xml:space="preserve"> 10: 1105–13.</w:t>
      </w:r>
    </w:p>
    <w:sectPr w:rsidR="0041179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laire Kremen" w:date="2016-10-25T16:59:00Z" w:initials="CK">
    <w:p w14:paraId="36DF0D73" w14:textId="77777777" w:rsidR="004540CE" w:rsidRDefault="004540CE">
      <w:pPr>
        <w:pStyle w:val="CommentText"/>
      </w:pPr>
      <w:r>
        <w:rPr>
          <w:rStyle w:val="CommentReference"/>
        </w:rPr>
        <w:annotationRef/>
      </w:r>
      <w:r>
        <w:t>What is meant by system-level?  Why not just plain old cons bio?</w:t>
      </w:r>
    </w:p>
  </w:comment>
  <w:comment w:id="2" w:author="Claire Kremen" w:date="2016-10-25T17:00:00Z" w:initials="CK">
    <w:p w14:paraId="2613D30A" w14:textId="77777777" w:rsidR="004540CE" w:rsidRDefault="004540CE">
      <w:pPr>
        <w:pStyle w:val="CommentText"/>
      </w:pPr>
      <w:r>
        <w:rPr>
          <w:rStyle w:val="CommentReference"/>
        </w:rPr>
        <w:annotationRef/>
      </w:r>
      <w:r>
        <w:t>Frequent?</w:t>
      </w:r>
    </w:p>
  </w:comment>
  <w:comment w:id="16" w:author="Claire Kremen" w:date="2016-10-25T17:07:00Z" w:initials="CK">
    <w:p w14:paraId="6193ED70" w14:textId="77777777" w:rsidR="00DC6C74" w:rsidRDefault="00DC6C74">
      <w:pPr>
        <w:pStyle w:val="CommentText"/>
      </w:pPr>
      <w:r>
        <w:rPr>
          <w:rStyle w:val="CommentReference"/>
        </w:rPr>
        <w:annotationRef/>
      </w:r>
      <w:r>
        <w:t>Was this true for both plants and pollinators?  Might be nice to indicate</w:t>
      </w:r>
    </w:p>
  </w:comment>
  <w:comment w:id="29" w:author="Claire Kremen" w:date="2016-10-25T17:11:00Z" w:initials="CK">
    <w:p w14:paraId="0308D47B" w14:textId="77777777" w:rsidR="00005FDD" w:rsidRDefault="00005FDD">
      <w:pPr>
        <w:pStyle w:val="CommentText"/>
      </w:pPr>
      <w:r>
        <w:rPr>
          <w:rStyle w:val="CommentReference"/>
        </w:rPr>
        <w:annotationRef/>
      </w:r>
      <w:proofErr w:type="spellStart"/>
      <w:r>
        <w:t>Nestedness</w:t>
      </w:r>
      <w:proofErr w:type="spellEnd"/>
      <w:r>
        <w:t xml:space="preserve"> build-up?</w:t>
      </w:r>
    </w:p>
  </w:comment>
  <w:comment w:id="32" w:author="Claire Kremen" w:date="2016-10-25T17:12:00Z" w:initials="CK">
    <w:p w14:paraId="04CC30A7" w14:textId="77777777" w:rsidR="00005FDD" w:rsidRDefault="00005FDD">
      <w:pPr>
        <w:pStyle w:val="CommentText"/>
      </w:pPr>
      <w:r>
        <w:rPr>
          <w:rStyle w:val="CommentReference"/>
        </w:rPr>
        <w:annotationRef/>
      </w:r>
      <w:r>
        <w:t>Does it have to be in response to a new type of interactor, or a change in behavior?  If so, I think it would be good to connote this.</w:t>
      </w:r>
    </w:p>
  </w:comment>
  <w:comment w:id="35" w:author="Claire Kremen" w:date="2016-10-25T17:14:00Z" w:initials="CK">
    <w:p w14:paraId="28733277" w14:textId="77777777" w:rsidR="00005FDD" w:rsidRDefault="00005FDD">
      <w:pPr>
        <w:pStyle w:val="CommentText"/>
      </w:pPr>
      <w:r>
        <w:rPr>
          <w:rStyle w:val="CommentReference"/>
        </w:rPr>
        <w:annotationRef/>
      </w:r>
      <w:r>
        <w:t>Can omit to save words, if needed.</w:t>
      </w:r>
    </w:p>
  </w:comment>
  <w:comment w:id="36" w:author="Claire Kremen" w:date="2016-10-25T20:40:00Z" w:initials="CK">
    <w:p w14:paraId="6F3823EF" w14:textId="520FDDEC" w:rsidR="00D04F7B" w:rsidRDefault="00D04F7B">
      <w:pPr>
        <w:pStyle w:val="CommentText"/>
      </w:pPr>
      <w:r>
        <w:rPr>
          <w:rStyle w:val="CommentReference"/>
        </w:rPr>
        <w:annotationRef/>
      </w:r>
      <w:r>
        <w:t>Since in this project you did not specifically investigate the crop pollinators I wonder if the focus on pollination services to crops is misplaced and could be boiled down?</w:t>
      </w:r>
    </w:p>
  </w:comment>
  <w:comment w:id="76" w:author="Claire Kremen" w:date="2016-10-25T18:04:00Z" w:initials="CK">
    <w:p w14:paraId="706DFECD" w14:textId="7D728DED" w:rsidR="00574457" w:rsidRDefault="00574457">
      <w:pPr>
        <w:pStyle w:val="CommentText"/>
      </w:pPr>
      <w:r>
        <w:rPr>
          <w:rStyle w:val="CommentReference"/>
        </w:rPr>
        <w:annotationRef/>
      </w:r>
      <w:r>
        <w:t>Why does this matter?  Maybe it should just be minimum distance btw sites sampled in same year?</w:t>
      </w:r>
    </w:p>
  </w:comment>
  <w:comment w:id="84" w:author="Claire Kremen" w:date="2016-10-25T18:15:00Z" w:initials="CK">
    <w:p w14:paraId="0EF06386" w14:textId="1938DD82" w:rsidR="002B453B" w:rsidRDefault="002B453B">
      <w:pPr>
        <w:pStyle w:val="CommentText"/>
      </w:pPr>
      <w:r>
        <w:rPr>
          <w:rStyle w:val="CommentReference"/>
        </w:rPr>
        <w:annotationRef/>
      </w:r>
      <w:r>
        <w:t>I didn’t really get this…</w:t>
      </w:r>
    </w:p>
  </w:comment>
  <w:comment w:id="90" w:author="Claire Kremen" w:date="2016-10-25T18:18:00Z" w:initials="CK">
    <w:p w14:paraId="48121A1C" w14:textId="558DBB6A" w:rsidR="002B453B" w:rsidRDefault="002B453B">
      <w:pPr>
        <w:pStyle w:val="CommentText"/>
      </w:pPr>
      <w:r>
        <w:rPr>
          <w:rStyle w:val="CommentReference"/>
        </w:rPr>
        <w:annotationRef/>
      </w:r>
      <w:r>
        <w:t>Used twice same sentence</w:t>
      </w:r>
    </w:p>
  </w:comment>
  <w:comment w:id="104" w:author="Claire Kremen" w:date="2016-10-25T18:22:00Z" w:initials="CK">
    <w:p w14:paraId="70CE4048" w14:textId="2C7DB183" w:rsidR="001376B9" w:rsidRDefault="001376B9">
      <w:pPr>
        <w:pStyle w:val="CommentText"/>
      </w:pPr>
      <w:r>
        <w:rPr>
          <w:rStyle w:val="CommentReference"/>
        </w:rPr>
        <w:annotationRef/>
      </w:r>
      <w:r>
        <w:t xml:space="preserve">I didn’t follow why this would be more important at </w:t>
      </w:r>
      <w:proofErr w:type="spellStart"/>
      <w:r>
        <w:t>aseembling</w:t>
      </w:r>
      <w:proofErr w:type="spellEnd"/>
      <w:r>
        <w:t xml:space="preserve"> hedgerows.  Also didn’t totally follow the next point.</w:t>
      </w:r>
    </w:p>
  </w:comment>
  <w:comment w:id="118" w:author="Claire Kremen" w:date="2016-10-25T18:28:00Z" w:initials="CK">
    <w:p w14:paraId="4DC2C4C9" w14:textId="6B4EF487" w:rsidR="009F5FAD" w:rsidRDefault="009F5FAD">
      <w:pPr>
        <w:pStyle w:val="CommentText"/>
      </w:pPr>
      <w:r>
        <w:rPr>
          <w:rStyle w:val="CommentReference"/>
        </w:rPr>
        <w:annotationRef/>
      </w:r>
      <w:r>
        <w:t>?</w:t>
      </w:r>
    </w:p>
  </w:comment>
  <w:comment w:id="123" w:author="Claire Kremen" w:date="2016-10-25T18:32:00Z" w:initials="CK">
    <w:p w14:paraId="5E31D9DB" w14:textId="7B122022" w:rsidR="00064F8F" w:rsidRDefault="00064F8F">
      <w:pPr>
        <w:pStyle w:val="CommentText"/>
      </w:pPr>
      <w:r>
        <w:rPr>
          <w:rStyle w:val="CommentReference"/>
        </w:rPr>
        <w:annotationRef/>
      </w:r>
      <w:r>
        <w:t>need to be consistent, some are present tense others past</w:t>
      </w:r>
    </w:p>
  </w:comment>
  <w:comment w:id="131" w:author="Claire Kremen" w:date="2016-10-25T18:33:00Z" w:initials="CK">
    <w:p w14:paraId="4CB5D888" w14:textId="070CB65E" w:rsidR="00064F8F" w:rsidRDefault="00064F8F">
      <w:pPr>
        <w:pStyle w:val="CommentText"/>
      </w:pPr>
      <w:r>
        <w:rPr>
          <w:rStyle w:val="CommentReference"/>
        </w:rPr>
        <w:annotationRef/>
      </w:r>
      <w:r>
        <w:t>?</w:t>
      </w:r>
    </w:p>
  </w:comment>
  <w:comment w:id="134" w:author="Claire Kremen" w:date="2016-10-25T18:34:00Z" w:initials="CK">
    <w:p w14:paraId="0DBCD93E" w14:textId="323269D9" w:rsidR="00064F8F" w:rsidRDefault="00064F8F">
      <w:pPr>
        <w:pStyle w:val="CommentText"/>
      </w:pPr>
      <w:r>
        <w:rPr>
          <w:rStyle w:val="CommentReference"/>
        </w:rPr>
        <w:annotationRef/>
      </w:r>
      <w:r>
        <w:t>aren’t these opposite things?</w:t>
      </w:r>
    </w:p>
  </w:comment>
  <w:comment w:id="142" w:author="Claire Kremen" w:date="2016-10-25T20:18:00Z" w:initials="CK">
    <w:p w14:paraId="7905C75E" w14:textId="6D40D1D9" w:rsidR="00CA3C26" w:rsidRDefault="00CA3C26">
      <w:pPr>
        <w:pStyle w:val="CommentText"/>
      </w:pPr>
      <w:r>
        <w:rPr>
          <w:rStyle w:val="CommentReference"/>
        </w:rPr>
        <w:annotationRef/>
      </w:r>
      <w:r>
        <w:t>What do you make of the clouds of species with high closeness variability but low persistence/degree?  These are after all the species with the highest variability</w:t>
      </w:r>
      <w:proofErr w:type="gramStart"/>
      <w:r>
        <w:t>….even</w:t>
      </w:r>
      <w:proofErr w:type="gramEnd"/>
      <w:r>
        <w:t xml:space="preserve"> though the model is significant.</w:t>
      </w:r>
    </w:p>
  </w:comment>
  <w:comment w:id="147" w:author="Claire Kremen" w:date="2016-10-25T20:23:00Z" w:initials="CK">
    <w:p w14:paraId="23A87CBA" w14:textId="44EBD9B6" w:rsidR="00A549D1" w:rsidRDefault="00A549D1">
      <w:pPr>
        <w:pStyle w:val="CommentText"/>
      </w:pPr>
      <w:r>
        <w:rPr>
          <w:rStyle w:val="CommentReference"/>
        </w:rPr>
        <w:annotationRef/>
      </w:r>
      <w:r>
        <w:t>This doesn’t make sense.  But perhaps what you mean is that “rich get richer” – as more species are flowering this attracts more visitors and facilitates visitation of additional flowering plant species?  You could definitely find citations for this in the plant-pollinator lit.</w:t>
      </w:r>
    </w:p>
  </w:comment>
  <w:comment w:id="169" w:author="Claire Kremen" w:date="2016-10-25T20:33:00Z" w:initials="CK">
    <w:p w14:paraId="103ADB79" w14:textId="1EF671F5" w:rsidR="006A0211" w:rsidRDefault="006A0211">
      <w:pPr>
        <w:pStyle w:val="CommentText"/>
      </w:pPr>
      <w:r>
        <w:rPr>
          <w:rStyle w:val="CommentReference"/>
        </w:rPr>
        <w:annotationRef/>
      </w:r>
      <w:r>
        <w:t>Seems like a bit of a leap.  How does this follow?</w:t>
      </w:r>
    </w:p>
  </w:comment>
  <w:comment w:id="171" w:author="Claire Kremen" w:date="2016-10-25T20:35:00Z" w:initials="CK">
    <w:p w14:paraId="76FE30E6" w14:textId="62C019DF" w:rsidR="007E4399" w:rsidRDefault="007E4399">
      <w:pPr>
        <w:pStyle w:val="CommentText"/>
      </w:pPr>
      <w:r>
        <w:rPr>
          <w:rStyle w:val="CommentReference"/>
        </w:rPr>
        <w:annotationRef/>
      </w:r>
      <w:r>
        <w:t>Sentence needs fixing</w:t>
      </w:r>
    </w:p>
  </w:comment>
  <w:comment w:id="175" w:author="Claire Kremen" w:date="2016-10-25T20:38:00Z" w:initials="CK">
    <w:p w14:paraId="741248C4" w14:textId="1DD56A41" w:rsidR="00D04F7B" w:rsidRDefault="00D04F7B">
      <w:pPr>
        <w:pStyle w:val="CommentText"/>
      </w:pPr>
      <w:r>
        <w:rPr>
          <w:rStyle w:val="CommentReference"/>
        </w:rPr>
        <w:annotationRef/>
      </w:r>
      <w:r>
        <w:t>This seems very important.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DF0D73" w15:done="0"/>
  <w15:commentEx w15:paraId="2613D30A" w15:done="0"/>
  <w15:commentEx w15:paraId="6193ED70" w15:done="0"/>
  <w15:commentEx w15:paraId="0308D47B" w15:done="0"/>
  <w15:commentEx w15:paraId="04CC30A7" w15:done="0"/>
  <w15:commentEx w15:paraId="28733277" w15:done="0"/>
  <w15:commentEx w15:paraId="6F3823EF" w15:done="0"/>
  <w15:commentEx w15:paraId="706DFECD" w15:done="0"/>
  <w15:commentEx w15:paraId="0EF06386" w15:done="0"/>
  <w15:commentEx w15:paraId="48121A1C" w15:done="0"/>
  <w15:commentEx w15:paraId="70CE4048" w15:done="0"/>
  <w15:commentEx w15:paraId="4DC2C4C9" w15:done="0"/>
  <w15:commentEx w15:paraId="5E31D9DB" w15:done="0"/>
  <w15:commentEx w15:paraId="4CB5D888" w15:done="0"/>
  <w15:commentEx w15:paraId="0DBCD93E" w15:done="0"/>
  <w15:commentEx w15:paraId="7905C75E" w15:done="0"/>
  <w15:commentEx w15:paraId="23A87CBA" w15:done="0"/>
  <w15:commentEx w15:paraId="103ADB79" w15:done="0"/>
  <w15:commentEx w15:paraId="76FE30E6" w15:done="0"/>
  <w15:commentEx w15:paraId="741248C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723D721"/>
    <w:multiLevelType w:val="multilevel"/>
    <w:tmpl w:val="C6B469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924B6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05FDD"/>
    <w:rsid w:val="00006269"/>
    <w:rsid w:val="00011C8B"/>
    <w:rsid w:val="00026A77"/>
    <w:rsid w:val="00064F8F"/>
    <w:rsid w:val="00065145"/>
    <w:rsid w:val="001376B9"/>
    <w:rsid w:val="001671A2"/>
    <w:rsid w:val="00225132"/>
    <w:rsid w:val="002B453B"/>
    <w:rsid w:val="003D74D8"/>
    <w:rsid w:val="00411798"/>
    <w:rsid w:val="004540CE"/>
    <w:rsid w:val="004E29B3"/>
    <w:rsid w:val="00574457"/>
    <w:rsid w:val="00590D07"/>
    <w:rsid w:val="00632B05"/>
    <w:rsid w:val="006A0211"/>
    <w:rsid w:val="006A4FD1"/>
    <w:rsid w:val="00784D58"/>
    <w:rsid w:val="007E4399"/>
    <w:rsid w:val="00846C95"/>
    <w:rsid w:val="008A2244"/>
    <w:rsid w:val="008D6863"/>
    <w:rsid w:val="009F5FAD"/>
    <w:rsid w:val="00A549D1"/>
    <w:rsid w:val="00AD0173"/>
    <w:rsid w:val="00B83A3E"/>
    <w:rsid w:val="00B86B75"/>
    <w:rsid w:val="00BC48D5"/>
    <w:rsid w:val="00C36279"/>
    <w:rsid w:val="00C638A6"/>
    <w:rsid w:val="00CA3C26"/>
    <w:rsid w:val="00D04F7B"/>
    <w:rsid w:val="00DC6C74"/>
    <w:rsid w:val="00E30135"/>
    <w:rsid w:val="00E315A3"/>
    <w:rsid w:val="00EB04FC"/>
    <w:rsid w:val="00EF0FC3"/>
    <w:rsid w:val="00F33E44"/>
    <w:rsid w:val="00F62A9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4BED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character" w:styleId="CommentReference">
    <w:name w:val="annotation reference"/>
    <w:basedOn w:val="DefaultParagraphFont"/>
    <w:semiHidden/>
    <w:unhideWhenUsed/>
    <w:rsid w:val="004540CE"/>
    <w:rPr>
      <w:sz w:val="18"/>
      <w:szCs w:val="18"/>
    </w:rPr>
  </w:style>
  <w:style w:type="paragraph" w:styleId="CommentText">
    <w:name w:val="annotation text"/>
    <w:basedOn w:val="Normal"/>
    <w:link w:val="CommentTextChar"/>
    <w:semiHidden/>
    <w:unhideWhenUsed/>
    <w:rsid w:val="004540CE"/>
  </w:style>
  <w:style w:type="character" w:customStyle="1" w:styleId="CommentTextChar">
    <w:name w:val="Comment Text Char"/>
    <w:basedOn w:val="DefaultParagraphFont"/>
    <w:link w:val="CommentText"/>
    <w:semiHidden/>
    <w:rsid w:val="004540CE"/>
  </w:style>
  <w:style w:type="paragraph" w:styleId="CommentSubject">
    <w:name w:val="annotation subject"/>
    <w:basedOn w:val="CommentText"/>
    <w:next w:val="CommentText"/>
    <w:link w:val="CommentSubjectChar"/>
    <w:semiHidden/>
    <w:unhideWhenUsed/>
    <w:rsid w:val="004540CE"/>
    <w:rPr>
      <w:b/>
      <w:bCs/>
      <w:sz w:val="20"/>
      <w:szCs w:val="20"/>
    </w:rPr>
  </w:style>
  <w:style w:type="character" w:customStyle="1" w:styleId="CommentSubjectChar">
    <w:name w:val="Comment Subject Char"/>
    <w:basedOn w:val="CommentTextChar"/>
    <w:link w:val="CommentSubject"/>
    <w:semiHidden/>
    <w:rsid w:val="004540CE"/>
    <w:rPr>
      <w:b/>
      <w:bCs/>
      <w:sz w:val="20"/>
      <w:szCs w:val="20"/>
    </w:rPr>
  </w:style>
  <w:style w:type="paragraph" w:styleId="BalloonText">
    <w:name w:val="Balloon Text"/>
    <w:basedOn w:val="Normal"/>
    <w:link w:val="BalloonTextChar"/>
    <w:semiHidden/>
    <w:unhideWhenUsed/>
    <w:rsid w:val="004540CE"/>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540C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hyperlink" Target="http://CRAN.R-project.org/package=lme4" TargetMode="External"/><Relationship Id="rId16" Type="http://schemas.openxmlformats.org/officeDocument/2006/relationships/hyperlink" Target="http://CRAN.R-project.org/package=lmerTest" TargetMode="External"/><Relationship Id="rId17" Type="http://schemas.openxmlformats.org/officeDocument/2006/relationships/hyperlink" Target="http://www.R-project.org/"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D15D375-E7F4-0445-8516-A7B80D17D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22</Pages>
  <Words>11019</Words>
  <Characters>62811</Characters>
  <Application>Microsoft Macintosh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The temporal assembly of plant-pollinator networks following restoration</vt:lpstr>
    </vt:vector>
  </TitlesOfParts>
  <LinksUpToDate>false</LinksUpToDate>
  <CharactersWithSpaces>73683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temporal assembly of plant-pollinator networks following restoration</dc:title>
  <dc:creator>Lauren C. Ponisio^{1,2}, Marilia P. Gaiarsa^3, Claire Kremen^1</dc:creator>
  <cp:lastModifiedBy>Claire Kremen</cp:lastModifiedBy>
  <cp:revision>6</cp:revision>
  <dcterms:created xsi:type="dcterms:W3CDTF">2016-10-25T23:58:00Z</dcterms:created>
  <dcterms:modified xsi:type="dcterms:W3CDTF">2016-10-26T03:43:00Z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080ac5c4-8dff-3ea7-a634-20df9625a022</vt:lpwstr>
  </property>
  <property fmtid="{D5CDD505-2E9C-101B-9397-08002B2CF9AE}" pid="4" name="Mendeley Citation Style_1">
    <vt:lpwstr>http://www.zotero.org/styles/journal-of-applied-ecology</vt:lpwstr>
  </property>
</Properties>
</file>